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695DD" w14:textId="4F1CF6CA" w:rsidR="004E7A7C" w:rsidRDefault="00000000">
      <w:pPr>
        <w:pStyle w:val="Heading1"/>
        <w:shd w:val="clear" w:color="auto" w:fill="FFFFFF"/>
        <w:jc w:val="center"/>
        <w:rPr>
          <w:rFonts w:ascii="Times New Roman" w:eastAsia="Times New Roman" w:hAnsi="Times New Roman" w:cs="Times New Roman"/>
          <w:color w:val="000000"/>
          <w:sz w:val="34"/>
          <w:szCs w:val="34"/>
        </w:rPr>
      </w:pPr>
      <w:r>
        <w:rPr>
          <w:rFonts w:ascii="Times New Roman" w:eastAsia="Times New Roman" w:hAnsi="Times New Roman" w:cs="Times New Roman"/>
          <w:color w:val="000000"/>
          <w:sz w:val="34"/>
          <w:szCs w:val="34"/>
        </w:rPr>
        <w:t xml:space="preserve">Project Quintessence: </w:t>
      </w:r>
      <w:del w:id="0" w:author="Samuel Pizelo" w:date="2023-04-17T14:57:00Z">
        <w:r w:rsidDel="005A5946">
          <w:rPr>
            <w:rFonts w:ascii="Times New Roman" w:eastAsia="Times New Roman" w:hAnsi="Times New Roman" w:cs="Times New Roman"/>
            <w:color w:val="000000"/>
            <w:sz w:val="34"/>
            <w:szCs w:val="34"/>
          </w:rPr>
          <w:delText xml:space="preserve">Exploring </w:delText>
        </w:r>
      </w:del>
      <w:ins w:id="1" w:author="Samuel Pizelo" w:date="2023-04-17T14:57:00Z">
        <w:r w:rsidR="005A5946">
          <w:rPr>
            <w:rFonts w:ascii="Times New Roman" w:eastAsia="Times New Roman" w:hAnsi="Times New Roman" w:cs="Times New Roman"/>
            <w:color w:val="000000"/>
            <w:sz w:val="34"/>
            <w:szCs w:val="34"/>
          </w:rPr>
          <w:t xml:space="preserve">Examining </w:t>
        </w:r>
      </w:ins>
      <w:r>
        <w:rPr>
          <w:rFonts w:ascii="Times New Roman" w:eastAsia="Times New Roman" w:hAnsi="Times New Roman" w:cs="Times New Roman"/>
          <w:color w:val="000000"/>
          <w:sz w:val="34"/>
          <w:szCs w:val="34"/>
        </w:rPr>
        <w:t>Textual Dimensionality with A Dynamic Corpus Explorer</w:t>
      </w:r>
    </w:p>
    <w:p w14:paraId="00C02557" w14:textId="77777777" w:rsidR="004E7A7C" w:rsidRDefault="004E7A7C">
      <w:pPr>
        <w:rPr>
          <w:rFonts w:ascii="Times New Roman" w:eastAsia="Times New Roman" w:hAnsi="Times New Roman" w:cs="Times New Roman"/>
        </w:rPr>
      </w:pPr>
    </w:p>
    <w:p w14:paraId="66653D37" w14:textId="77777777" w:rsidR="004E7A7C" w:rsidRDefault="00000000">
      <w:pPr>
        <w:rPr>
          <w:rFonts w:ascii="Times New Roman" w:eastAsia="Times New Roman" w:hAnsi="Times New Roman" w:cs="Times New Roman"/>
        </w:rPr>
      </w:pPr>
      <w:r>
        <w:rPr>
          <w:rFonts w:ascii="Times New Roman" w:eastAsia="Times New Roman" w:hAnsi="Times New Roman" w:cs="Times New Roman"/>
        </w:rPr>
        <w:t xml:space="preserve">Samuel Pizelo, </w:t>
      </w:r>
      <w:hyperlink r:id="rId7">
        <w:r>
          <w:rPr>
            <w:rFonts w:ascii="Times New Roman" w:eastAsia="Times New Roman" w:hAnsi="Times New Roman" w:cs="Times New Roman"/>
            <w:color w:val="0000FF"/>
            <w:u w:val="single"/>
          </w:rPr>
          <w:t>spizelo@ucdavis.edu</w:t>
        </w:r>
      </w:hyperlink>
      <w:r>
        <w:rPr>
          <w:rFonts w:ascii="Times New Roman" w:eastAsia="Times New Roman" w:hAnsi="Times New Roman" w:cs="Times New Roman"/>
        </w:rPr>
        <w:t xml:space="preserve">, UC Davis; Arthur Koehl, </w:t>
      </w:r>
      <w:hyperlink r:id="rId8">
        <w:r>
          <w:rPr>
            <w:rFonts w:ascii="Times New Roman" w:eastAsia="Times New Roman" w:hAnsi="Times New Roman" w:cs="Times New Roman"/>
            <w:color w:val="0000FF"/>
            <w:u w:val="single"/>
          </w:rPr>
          <w:t>avkoehl@ucdavis.edu</w:t>
        </w:r>
      </w:hyperlink>
      <w:r>
        <w:rPr>
          <w:rFonts w:ascii="Times New Roman" w:eastAsia="Times New Roman" w:hAnsi="Times New Roman" w:cs="Times New Roman"/>
        </w:rPr>
        <w:t>, UC Davis; Chandni Nagda, UC Davis; Carl Stahmer, Executive Director, UC Davis DataLab, UC Davis</w:t>
      </w:r>
    </w:p>
    <w:p w14:paraId="54EA532D" w14:textId="77777777" w:rsidR="004E7A7C" w:rsidRDefault="00000000">
      <w:pPr>
        <w:spacing w:before="280" w:after="280"/>
        <w:jc w:val="both"/>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Abstract</w:t>
      </w:r>
    </w:p>
    <w:p w14:paraId="3C85D5BE" w14:textId="38C8737D" w:rsidR="004E7A7C" w:rsidRDefault="00000000">
      <w:pPr>
        <w:spacing w:before="280" w:after="2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this paper, we present a free and open-access web tool for exploring the EEBO-TCP </w:t>
      </w:r>
      <w:r w:rsidR="004A4324">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arly </w:t>
      </w:r>
      <w:r w:rsidR="004A4324">
        <w:rPr>
          <w:rFonts w:ascii="Times New Roman" w:eastAsia="Times New Roman" w:hAnsi="Times New Roman" w:cs="Times New Roman"/>
          <w:color w:val="000000"/>
          <w:sz w:val="20"/>
          <w:szCs w:val="20"/>
        </w:rPr>
        <w:t>m</w:t>
      </w:r>
      <w:r>
        <w:rPr>
          <w:rFonts w:ascii="Times New Roman" w:eastAsia="Times New Roman" w:hAnsi="Times New Roman" w:cs="Times New Roman"/>
          <w:color w:val="000000"/>
          <w:sz w:val="20"/>
          <w:szCs w:val="20"/>
        </w:rPr>
        <w:t xml:space="preserve">odern English corpus. Our tool combines </w:t>
      </w:r>
      <w:r w:rsidR="004A4324">
        <w:rPr>
          <w:rFonts w:ascii="Times New Roman" w:eastAsia="Times New Roman" w:hAnsi="Times New Roman" w:cs="Times New Roman"/>
          <w:color w:val="000000"/>
          <w:sz w:val="20"/>
          <w:szCs w:val="20"/>
        </w:rPr>
        <w:t>several</w:t>
      </w:r>
      <w:r>
        <w:rPr>
          <w:rFonts w:ascii="Times New Roman" w:eastAsia="Times New Roman" w:hAnsi="Times New Roman" w:cs="Times New Roman"/>
          <w:color w:val="000000"/>
          <w:sz w:val="20"/>
          <w:szCs w:val="20"/>
        </w:rPr>
        <w:t xml:space="preserve"> unsupervised computational techniques into a coherent exploratory framework that allows for textual analysis at a variety of scales. Through this tool, we hope to integrate close-reading and </w:t>
      </w:r>
      <w:r w:rsidR="005C727A">
        <w:rPr>
          <w:rFonts w:ascii="Times New Roman" w:eastAsia="Times New Roman" w:hAnsi="Times New Roman" w:cs="Times New Roman"/>
          <w:sz w:val="20"/>
          <w:szCs w:val="20"/>
        </w:rPr>
        <w:t xml:space="preserve">corpus-wide </w:t>
      </w:r>
      <w:r>
        <w:rPr>
          <w:rFonts w:ascii="Times New Roman" w:eastAsia="Times New Roman" w:hAnsi="Times New Roman" w:cs="Times New Roman"/>
          <w:sz w:val="20"/>
          <w:szCs w:val="20"/>
        </w:rPr>
        <w:t>analysis</w:t>
      </w:r>
      <w:r>
        <w:rPr>
          <w:rFonts w:ascii="Times New Roman" w:eastAsia="Times New Roman" w:hAnsi="Times New Roman" w:cs="Times New Roman"/>
          <w:color w:val="000000"/>
          <w:sz w:val="20"/>
          <w:szCs w:val="20"/>
        </w:rPr>
        <w:t xml:space="preserve"> with the wider scope that computational analysis affords. This integration, we argue, allows for an augmentation of both methods: contextualizing close reading practices within historically- and </w:t>
      </w:r>
      <w:proofErr w:type="gramStart"/>
      <w:r>
        <w:rPr>
          <w:rFonts w:ascii="Times New Roman" w:eastAsia="Times New Roman" w:hAnsi="Times New Roman" w:cs="Times New Roman"/>
          <w:color w:val="000000"/>
          <w:sz w:val="20"/>
          <w:szCs w:val="20"/>
        </w:rPr>
        <w:t>regionally-specific</w:t>
      </w:r>
      <w:proofErr w:type="gramEnd"/>
      <w:r>
        <w:rPr>
          <w:rFonts w:ascii="Times New Roman" w:eastAsia="Times New Roman" w:hAnsi="Times New Roman" w:cs="Times New Roman"/>
          <w:color w:val="000000"/>
          <w:sz w:val="20"/>
          <w:szCs w:val="20"/>
        </w:rPr>
        <w:t xml:space="preserve"> word usage and semantics, on the one hand, and concretizing thematic and statistical trends by locating them at the textual level, on the other.</w:t>
      </w:r>
      <w:r>
        <w:rPr>
          <w:rFonts w:ascii="Times New Roman" w:eastAsia="Times New Roman" w:hAnsi="Times New Roman" w:cs="Times New Roman"/>
          <w:sz w:val="20"/>
          <w:szCs w:val="20"/>
        </w:rPr>
        <w:t xml:space="preserve"> We articulate a design principle of </w:t>
      </w:r>
      <w:r>
        <w:rPr>
          <w:rFonts w:ascii="Times New Roman" w:eastAsia="Times New Roman" w:hAnsi="Times New Roman" w:cs="Times New Roman"/>
          <w:i/>
          <w:sz w:val="20"/>
          <w:szCs w:val="20"/>
        </w:rPr>
        <w:t xml:space="preserve">textual </w:t>
      </w:r>
      <w:proofErr w:type="gramStart"/>
      <w:r>
        <w:rPr>
          <w:rFonts w:ascii="Times New Roman" w:eastAsia="Times New Roman" w:hAnsi="Times New Roman" w:cs="Times New Roman"/>
          <w:i/>
          <w:sz w:val="20"/>
          <w:szCs w:val="20"/>
        </w:rPr>
        <w:t>dimensionality</w:t>
      </w:r>
      <w:r>
        <w:rPr>
          <w:rFonts w:ascii="Times New Roman" w:eastAsia="Times New Roman" w:hAnsi="Times New Roman" w:cs="Times New Roman"/>
          <w:sz w:val="20"/>
          <w:szCs w:val="20"/>
        </w:rPr>
        <w:t>, or</w:t>
      </w:r>
      <w:proofErr w:type="gramEnd"/>
      <w:r>
        <w:rPr>
          <w:rFonts w:ascii="Times New Roman" w:eastAsia="Times New Roman" w:hAnsi="Times New Roman" w:cs="Times New Roman"/>
          <w:sz w:val="20"/>
          <w:szCs w:val="20"/>
        </w:rPr>
        <w:t xml:space="preserve"> approximating through visualization the abstract relationships between words in any text. We argue that Project Quintessence represents a method for researchers to navigate archives at a variety of scales by helping to visualize the many latent dimensions present in texts.</w:t>
      </w:r>
    </w:p>
    <w:p w14:paraId="75659F2E" w14:textId="3CC8AF0D" w:rsidR="004E7A7C" w:rsidRDefault="00000000">
      <w:pPr>
        <w:pStyle w:val="Heading1"/>
        <w:shd w:val="clear" w:color="auto" w:fill="FFFFFF"/>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INTRODUCTION</w:t>
      </w:r>
      <w:ins w:id="2" w:author="Samuel Pizelo" w:date="2023-04-19T10:40:00Z">
        <w:r w:rsidR="002E307A">
          <w:rPr>
            <w:rStyle w:val="FootnoteReference"/>
            <w:rFonts w:ascii="Times New Roman" w:eastAsia="Times New Roman" w:hAnsi="Times New Roman" w:cs="Times New Roman"/>
            <w:color w:val="000000"/>
            <w:sz w:val="31"/>
            <w:szCs w:val="31"/>
          </w:rPr>
          <w:footnoteReference w:id="1"/>
        </w:r>
      </w:ins>
      <w:ins w:id="24" w:author="Samuel Pizelo" w:date="2023-04-19T10:47:00Z">
        <w:r w:rsidR="002E307A">
          <w:rPr>
            <w:rStyle w:val="FootnoteReference"/>
            <w:rFonts w:ascii="Times New Roman" w:eastAsia="Times New Roman" w:hAnsi="Times New Roman" w:cs="Times New Roman"/>
            <w:color w:val="000000"/>
            <w:sz w:val="31"/>
            <w:szCs w:val="31"/>
          </w:rPr>
          <w:footnoteReference w:id="2"/>
        </w:r>
      </w:ins>
    </w:p>
    <w:p w14:paraId="56989AA6" w14:textId="4953DC98" w:rsidR="004E7A7C" w:rsidRDefault="00000000">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While the use of computational methods in corpus-level analysis has become ubiquitous in recent years, the optimal integration of these tools into digital archiving and corpus presentation remains an open question. Massive archives such as JSTOR, Gale, and Google Books have experimented with computational tools for traversing and exploring underlying documents in their collections.</w:t>
      </w:r>
      <w:r>
        <w:rPr>
          <w:rFonts w:ascii="Times New Roman" w:eastAsia="Times New Roman" w:hAnsi="Times New Roman" w:cs="Times New Roman"/>
          <w:color w:val="000000"/>
          <w:sz w:val="22"/>
          <w:szCs w:val="22"/>
          <w:vertAlign w:val="superscript"/>
        </w:rPr>
        <w:footnoteReference w:id="3"/>
      </w:r>
      <w:r>
        <w:rPr>
          <w:rFonts w:ascii="Times New Roman" w:eastAsia="Times New Roman" w:hAnsi="Times New Roman" w:cs="Times New Roman"/>
          <w:color w:val="000000"/>
          <w:sz w:val="22"/>
          <w:szCs w:val="22"/>
        </w:rPr>
        <w:t xml:space="preserve"> Meanwhile, </w:t>
      </w:r>
      <w:r>
        <w:rPr>
          <w:rFonts w:ascii="Times New Roman" w:eastAsia="Times New Roman" w:hAnsi="Times New Roman" w:cs="Times New Roman"/>
          <w:sz w:val="22"/>
          <w:szCs w:val="22"/>
        </w:rPr>
        <w:t>progress</w:t>
      </w:r>
      <w:r>
        <w:rPr>
          <w:rFonts w:ascii="Times New Roman" w:eastAsia="Times New Roman" w:hAnsi="Times New Roman" w:cs="Times New Roman"/>
          <w:color w:val="000000"/>
          <w:sz w:val="22"/>
          <w:szCs w:val="22"/>
        </w:rPr>
        <w:t xml:space="preserve"> in machine learning (ML) and natural language processing (NLP) continues to advance the state-of-the-art for the underlying computational tools and methods these archives employ. However, there is a critical disjuncture between the datasets these latter tools and methods are trained upon and the real-world needs and expectations of digital archives</w:t>
      </w:r>
      <w:r w:rsidR="00903C0C">
        <w:rPr>
          <w:rFonts w:ascii="Times New Roman" w:eastAsia="Times New Roman" w:hAnsi="Times New Roman" w:cs="Times New Roman"/>
          <w:color w:val="000000"/>
          <w:sz w:val="22"/>
          <w:szCs w:val="22"/>
        </w:rPr>
        <w:t xml:space="preserve"> (Jo and </w:t>
      </w:r>
      <w:proofErr w:type="spellStart"/>
      <w:r w:rsidR="00903C0C">
        <w:rPr>
          <w:rFonts w:ascii="Times New Roman" w:eastAsia="Times New Roman" w:hAnsi="Times New Roman" w:cs="Times New Roman"/>
          <w:color w:val="000000"/>
          <w:sz w:val="22"/>
          <w:szCs w:val="22"/>
        </w:rPr>
        <w:t>Gebru</w:t>
      </w:r>
      <w:proofErr w:type="spellEnd"/>
      <w:r w:rsidR="00903C0C">
        <w:rPr>
          <w:rFonts w:ascii="Times New Roman" w:eastAsia="Times New Roman" w:hAnsi="Times New Roman" w:cs="Times New Roman"/>
          <w:color w:val="000000"/>
          <w:sz w:val="22"/>
          <w:szCs w:val="22"/>
        </w:rPr>
        <w:t xml:space="preserve"> 2020; </w:t>
      </w:r>
      <w:proofErr w:type="spellStart"/>
      <w:r w:rsidR="00903C0C">
        <w:rPr>
          <w:rFonts w:ascii="Times New Roman" w:eastAsia="Times New Roman" w:hAnsi="Times New Roman" w:cs="Times New Roman"/>
          <w:color w:val="000000"/>
          <w:sz w:val="22"/>
          <w:szCs w:val="22"/>
        </w:rPr>
        <w:t>Birhane</w:t>
      </w:r>
      <w:proofErr w:type="spellEnd"/>
      <w:r w:rsidR="00903C0C">
        <w:rPr>
          <w:rFonts w:ascii="Times New Roman" w:eastAsia="Times New Roman" w:hAnsi="Times New Roman" w:cs="Times New Roman"/>
          <w:color w:val="000000"/>
          <w:sz w:val="22"/>
          <w:szCs w:val="22"/>
        </w:rPr>
        <w:t xml:space="preserve"> et al. 2022)</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The a</w:t>
      </w:r>
      <w:r>
        <w:rPr>
          <w:rFonts w:ascii="Times New Roman" w:eastAsia="Times New Roman" w:hAnsi="Times New Roman" w:cs="Times New Roman"/>
          <w:color w:val="000000"/>
          <w:sz w:val="22"/>
          <w:szCs w:val="22"/>
        </w:rPr>
        <w:t>pplication</w:t>
      </w:r>
      <w:r>
        <w:rPr>
          <w:rFonts w:ascii="Times New Roman" w:eastAsia="Times New Roman" w:hAnsi="Times New Roman" w:cs="Times New Roman"/>
          <w:sz w:val="22"/>
          <w:szCs w:val="22"/>
        </w:rPr>
        <w:t xml:space="preserve"> of</w:t>
      </w:r>
      <w:r>
        <w:rPr>
          <w:rFonts w:ascii="Times New Roman" w:eastAsia="Times New Roman" w:hAnsi="Times New Roman" w:cs="Times New Roman"/>
          <w:color w:val="000000"/>
          <w:sz w:val="22"/>
          <w:szCs w:val="22"/>
        </w:rPr>
        <w:t xml:space="preserve"> computational methods to archival research thus</w:t>
      </w:r>
      <w:r>
        <w:rPr>
          <w:rFonts w:ascii="Times New Roman" w:eastAsia="Times New Roman" w:hAnsi="Times New Roman" w:cs="Times New Roman"/>
          <w:sz w:val="22"/>
          <w:szCs w:val="22"/>
        </w:rPr>
        <w:t xml:space="preserve"> risks both misrepresenting the findings of models and techniques, on the one hand, and misconstruing the exigencies of the underlying archive on the other. </w:t>
      </w:r>
      <w:r>
        <w:rPr>
          <w:rFonts w:ascii="Times New Roman" w:eastAsia="Times New Roman" w:hAnsi="Times New Roman" w:cs="Times New Roman"/>
          <w:color w:val="000000"/>
          <w:sz w:val="22"/>
          <w:szCs w:val="22"/>
        </w:rPr>
        <w:t>Th</w:t>
      </w:r>
      <w:r>
        <w:rPr>
          <w:rFonts w:ascii="Times New Roman" w:eastAsia="Times New Roman" w:hAnsi="Times New Roman" w:cs="Times New Roman"/>
          <w:sz w:val="22"/>
          <w:szCs w:val="22"/>
        </w:rPr>
        <w:t xml:space="preserve">ese concerns </w:t>
      </w:r>
      <w:r>
        <w:rPr>
          <w:rFonts w:ascii="Times New Roman" w:eastAsia="Times New Roman" w:hAnsi="Times New Roman" w:cs="Times New Roman"/>
          <w:color w:val="000000"/>
          <w:sz w:val="22"/>
          <w:szCs w:val="22"/>
        </w:rPr>
        <w:t>ha</w:t>
      </w:r>
      <w:r>
        <w:rPr>
          <w:rFonts w:ascii="Times New Roman" w:eastAsia="Times New Roman" w:hAnsi="Times New Roman" w:cs="Times New Roman"/>
          <w:sz w:val="22"/>
          <w:szCs w:val="22"/>
        </w:rPr>
        <w:t>ve</w:t>
      </w:r>
      <w:r>
        <w:rPr>
          <w:rFonts w:ascii="Times New Roman" w:eastAsia="Times New Roman" w:hAnsi="Times New Roman" w:cs="Times New Roman"/>
          <w:color w:val="000000"/>
          <w:sz w:val="22"/>
          <w:szCs w:val="22"/>
        </w:rPr>
        <w:t xml:space="preserve"> resulted in a trend toward out-of-the-box computational tools that are not well</w:t>
      </w:r>
      <w:r>
        <w:rPr>
          <w:rFonts w:ascii="Times New Roman" w:eastAsia="Times New Roman" w:hAnsi="Times New Roman" w:cs="Times New Roman"/>
          <w:sz w:val="22"/>
          <w:szCs w:val="22"/>
        </w:rPr>
        <w:t xml:space="preserve"> </w:t>
      </w:r>
      <w:r>
        <w:rPr>
          <w:rFonts w:ascii="Times New Roman" w:eastAsia="Times New Roman" w:hAnsi="Times New Roman" w:cs="Times New Roman"/>
          <w:color w:val="000000"/>
          <w:sz w:val="22"/>
          <w:szCs w:val="22"/>
        </w:rPr>
        <w:t>integrated with the underlying archive and often obscure rather than explain interesting phenomena. Computational tools in archiv</w:t>
      </w:r>
      <w:r>
        <w:rPr>
          <w:rFonts w:ascii="Times New Roman" w:eastAsia="Times New Roman" w:hAnsi="Times New Roman" w:cs="Times New Roman"/>
          <w:sz w:val="22"/>
          <w:szCs w:val="22"/>
        </w:rPr>
        <w:t>al</w:t>
      </w:r>
      <w:r>
        <w:rPr>
          <w:rFonts w:ascii="Times New Roman" w:eastAsia="Times New Roman" w:hAnsi="Times New Roman" w:cs="Times New Roman"/>
          <w:color w:val="000000"/>
          <w:sz w:val="22"/>
          <w:szCs w:val="22"/>
        </w:rPr>
        <w:t xml:space="preserve"> analysis are thus </w:t>
      </w:r>
      <w:r>
        <w:rPr>
          <w:rFonts w:ascii="Times New Roman" w:eastAsia="Times New Roman" w:hAnsi="Times New Roman" w:cs="Times New Roman"/>
          <w:sz w:val="22"/>
          <w:szCs w:val="22"/>
        </w:rPr>
        <w:t xml:space="preserve">frequently </w:t>
      </w:r>
      <w:r>
        <w:rPr>
          <w:rFonts w:ascii="Times New Roman" w:eastAsia="Times New Roman" w:hAnsi="Times New Roman" w:cs="Times New Roman"/>
          <w:color w:val="000000"/>
          <w:sz w:val="22"/>
          <w:szCs w:val="22"/>
        </w:rPr>
        <w:t>designed, implemented, and presented as abstractions of the archive. As such, these tools rarely serve as more than a heuristic method of inquiry, failing to meet the higher expectations of either computational humanities scholarship or humanistic textual inquiry.</w:t>
      </w:r>
    </w:p>
    <w:p w14:paraId="3771C4B9" w14:textId="2F2BD970" w:rsidR="004E7A7C" w:rsidRDefault="00000000">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lastRenderedPageBreak/>
        <w:t xml:space="preserve">We designed </w:t>
      </w:r>
      <w:r>
        <w:rPr>
          <w:rFonts w:ascii="Times New Roman" w:eastAsia="Times New Roman" w:hAnsi="Times New Roman" w:cs="Times New Roman"/>
          <w:color w:val="000000"/>
          <w:sz w:val="22"/>
          <w:szCs w:val="22"/>
        </w:rPr>
        <w:t>Project Quintessence with th</w:t>
      </w:r>
      <w:r>
        <w:rPr>
          <w:rFonts w:ascii="Times New Roman" w:eastAsia="Times New Roman" w:hAnsi="Times New Roman" w:cs="Times New Roman"/>
          <w:sz w:val="22"/>
          <w:szCs w:val="22"/>
        </w:rPr>
        <w:t>ese</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concerns</w:t>
      </w:r>
      <w:r>
        <w:rPr>
          <w:rFonts w:ascii="Times New Roman" w:eastAsia="Times New Roman" w:hAnsi="Times New Roman" w:cs="Times New Roman"/>
          <w:color w:val="000000"/>
          <w:sz w:val="22"/>
          <w:szCs w:val="22"/>
        </w:rPr>
        <w:t xml:space="preserve"> in mind. By bringing together a team of scholars intimately acquainted both with computational analysis in NLP and with the texts and historical context of </w:t>
      </w:r>
      <w:del w:id="46" w:author="Samuel Pizelo" w:date="2023-04-17T15:38:00Z">
        <w:r w:rsidDel="0070670D">
          <w:rPr>
            <w:rFonts w:ascii="Times New Roman" w:eastAsia="Times New Roman" w:hAnsi="Times New Roman" w:cs="Times New Roman"/>
            <w:color w:val="000000"/>
            <w:sz w:val="22"/>
            <w:szCs w:val="22"/>
          </w:rPr>
          <w:delText>the EEBO-TCP</w:delText>
        </w:r>
      </w:del>
      <w:ins w:id="47" w:author="Samuel Pizelo" w:date="2023-04-17T15:38:00Z">
        <w:r w:rsidR="0070670D">
          <w:rPr>
            <w:rFonts w:ascii="Times New Roman" w:eastAsia="Times New Roman" w:hAnsi="Times New Roman" w:cs="Times New Roman"/>
            <w:color w:val="000000"/>
            <w:sz w:val="22"/>
            <w:szCs w:val="22"/>
          </w:rPr>
          <w:t>our</w:t>
        </w:r>
      </w:ins>
      <w:r>
        <w:rPr>
          <w:rFonts w:ascii="Times New Roman" w:eastAsia="Times New Roman" w:hAnsi="Times New Roman" w:cs="Times New Roman"/>
          <w:color w:val="000000"/>
          <w:sz w:val="22"/>
          <w:szCs w:val="22"/>
        </w:rPr>
        <w:t xml:space="preserve"> archive, this project has attempted to build a corpus exploration tool from the ground up that fully integrates computational tools and methods with the </w:t>
      </w:r>
      <w:r w:rsidR="002625BF">
        <w:rPr>
          <w:rFonts w:ascii="Times New Roman" w:eastAsia="Times New Roman" w:hAnsi="Times New Roman" w:cs="Times New Roman"/>
          <w:color w:val="000000"/>
          <w:sz w:val="22"/>
          <w:szCs w:val="22"/>
        </w:rPr>
        <w:t>specific</w:t>
      </w:r>
      <w:r>
        <w:rPr>
          <w:rFonts w:ascii="Times New Roman" w:eastAsia="Times New Roman" w:hAnsi="Times New Roman" w:cs="Times New Roman"/>
          <w:color w:val="000000"/>
          <w:sz w:val="22"/>
          <w:szCs w:val="22"/>
        </w:rPr>
        <w:t xml:space="preserve"> archive in question. </w:t>
      </w:r>
      <w:ins w:id="48" w:author="Samuel Pizelo" w:date="2023-04-17T15:39:00Z">
        <w:r w:rsidR="0070670D">
          <w:rPr>
            <w:rFonts w:ascii="Times New Roman" w:eastAsia="Times New Roman" w:hAnsi="Times New Roman" w:cs="Times New Roman"/>
            <w:color w:val="000000"/>
            <w:sz w:val="22"/>
            <w:szCs w:val="22"/>
          </w:rPr>
          <w:t>For our corpus, w</w:t>
        </w:r>
      </w:ins>
      <w:ins w:id="49" w:author="Samuel Pizelo" w:date="2023-04-17T15:38:00Z">
        <w:r w:rsidR="0070670D">
          <w:rPr>
            <w:rFonts w:ascii="Times New Roman" w:eastAsia="Times New Roman" w:hAnsi="Times New Roman" w:cs="Times New Roman"/>
            <w:color w:val="000000"/>
            <w:sz w:val="22"/>
            <w:szCs w:val="22"/>
          </w:rPr>
          <w:t xml:space="preserve">e chose the Early English Books Online Text Creation Partnership (EEBO-TCP) </w:t>
        </w:r>
      </w:ins>
      <w:ins w:id="50" w:author="Samuel Pizelo" w:date="2023-04-17T15:39:00Z">
        <w:r w:rsidR="0070670D">
          <w:rPr>
            <w:rFonts w:ascii="Times New Roman" w:eastAsia="Times New Roman" w:hAnsi="Times New Roman" w:cs="Times New Roman"/>
            <w:color w:val="000000"/>
            <w:sz w:val="22"/>
            <w:szCs w:val="22"/>
          </w:rPr>
          <w:t>archive</w:t>
        </w:r>
      </w:ins>
      <w:ins w:id="51" w:author="Samuel Pizelo" w:date="2023-04-17T15:38:00Z">
        <w:r w:rsidR="0070670D">
          <w:rPr>
            <w:rFonts w:ascii="Times New Roman" w:eastAsia="Times New Roman" w:hAnsi="Times New Roman" w:cs="Times New Roman"/>
            <w:color w:val="000000"/>
            <w:sz w:val="22"/>
            <w:szCs w:val="22"/>
          </w:rPr>
          <w:t xml:space="preserve">, a collection of 60,331 texts transcribed and tagged with TEI markup by the TCP team. </w:t>
        </w:r>
      </w:ins>
      <w:r>
        <w:rPr>
          <w:rFonts w:ascii="Times New Roman" w:eastAsia="Times New Roman" w:hAnsi="Times New Roman" w:cs="Times New Roman"/>
          <w:color w:val="000000"/>
          <w:sz w:val="22"/>
          <w:szCs w:val="22"/>
        </w:rPr>
        <w:t xml:space="preserve">Each model we trained and technique we incorporated was designed to take advantage of </w:t>
      </w:r>
      <w:del w:id="52" w:author="Samuel Pizelo" w:date="2023-04-17T15:40:00Z">
        <w:r w:rsidDel="0070670D">
          <w:rPr>
            <w:rFonts w:ascii="Times New Roman" w:eastAsia="Times New Roman" w:hAnsi="Times New Roman" w:cs="Times New Roman"/>
            <w:color w:val="000000"/>
            <w:sz w:val="22"/>
            <w:szCs w:val="22"/>
          </w:rPr>
          <w:delText xml:space="preserve">the </w:delText>
        </w:r>
      </w:del>
      <w:ins w:id="53" w:author="Samuel Pizelo" w:date="2023-04-17T15:40:00Z">
        <w:r w:rsidR="0070670D">
          <w:rPr>
            <w:rFonts w:ascii="Times New Roman" w:eastAsia="Times New Roman" w:hAnsi="Times New Roman" w:cs="Times New Roman"/>
            <w:color w:val="000000"/>
            <w:sz w:val="22"/>
            <w:szCs w:val="22"/>
          </w:rPr>
          <w:t xml:space="preserve">this </w:t>
        </w:r>
      </w:ins>
      <w:r>
        <w:rPr>
          <w:rFonts w:ascii="Times New Roman" w:eastAsia="Times New Roman" w:hAnsi="Times New Roman" w:cs="Times New Roman"/>
          <w:color w:val="000000"/>
          <w:sz w:val="22"/>
          <w:szCs w:val="22"/>
        </w:rPr>
        <w:t xml:space="preserve">highly idiosyncratic </w:t>
      </w:r>
      <w:del w:id="54" w:author="Samuel Pizelo" w:date="2023-04-17T15:40:00Z">
        <w:r w:rsidDel="0070670D">
          <w:rPr>
            <w:rFonts w:ascii="Times New Roman" w:eastAsia="Times New Roman" w:hAnsi="Times New Roman" w:cs="Times New Roman"/>
            <w:color w:val="000000"/>
            <w:sz w:val="22"/>
            <w:szCs w:val="22"/>
          </w:rPr>
          <w:delText xml:space="preserve">EEBO-TCP </w:delText>
        </w:r>
      </w:del>
      <w:r>
        <w:rPr>
          <w:rFonts w:ascii="Times New Roman" w:eastAsia="Times New Roman" w:hAnsi="Times New Roman" w:cs="Times New Roman"/>
          <w:color w:val="000000"/>
          <w:sz w:val="22"/>
          <w:szCs w:val="22"/>
        </w:rPr>
        <w:t xml:space="preserve">archive. Rather than decoupling textual analysis from the texts themselves, we incorporated these tools into the very architecture of the site. The result is a tool that allows one to dynamically interact with the archive in a way that is not possible with </w:t>
      </w:r>
      <w:r>
        <w:rPr>
          <w:rFonts w:ascii="Times New Roman" w:eastAsia="Times New Roman" w:hAnsi="Times New Roman" w:cs="Times New Roman"/>
          <w:sz w:val="22"/>
          <w:szCs w:val="22"/>
        </w:rPr>
        <w:t>any one</w:t>
      </w:r>
      <w:r>
        <w:rPr>
          <w:rFonts w:ascii="Times New Roman" w:eastAsia="Times New Roman" w:hAnsi="Times New Roman" w:cs="Times New Roman"/>
          <w:color w:val="000000"/>
          <w:sz w:val="22"/>
          <w:szCs w:val="22"/>
        </w:rPr>
        <w:t xml:space="preserve"> method independently, and which we believe presents a new model for archival research and analysis</w:t>
      </w: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 xml:space="preserve">By presenting multiple, complementary tools side-by-side for use by domain experts, we allow for the tools to be checked against each other </w:t>
      </w:r>
      <w:proofErr w:type="gramStart"/>
      <w:r>
        <w:rPr>
          <w:rFonts w:ascii="Times New Roman" w:eastAsia="Times New Roman" w:hAnsi="Times New Roman" w:cs="Times New Roman"/>
          <w:sz w:val="22"/>
          <w:szCs w:val="22"/>
        </w:rPr>
        <w:t>and also</w:t>
      </w:r>
      <w:proofErr w:type="gramEnd"/>
      <w:r>
        <w:rPr>
          <w:rFonts w:ascii="Times New Roman" w:eastAsia="Times New Roman" w:hAnsi="Times New Roman" w:cs="Times New Roman"/>
          <w:sz w:val="22"/>
          <w:szCs w:val="22"/>
        </w:rPr>
        <w:t xml:space="preserve"> compared with the underlying archive. We believe that this framework provides a stable site for the continual improvement of knowledge about the archive and domain alike.</w:t>
      </w:r>
    </w:p>
    <w:p w14:paraId="2294AEB2" w14:textId="20FE4B20" w:rsidR="004E7A7C" w:rsidRDefault="00000000" w:rsidP="00FF2A25">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 this paper, we first </w:t>
      </w:r>
      <w:r w:rsidR="00FF2A25">
        <w:rPr>
          <w:rFonts w:ascii="Times New Roman" w:eastAsia="Times New Roman" w:hAnsi="Times New Roman" w:cs="Times New Roman"/>
          <w:color w:val="000000"/>
          <w:sz w:val="22"/>
          <w:szCs w:val="22"/>
        </w:rPr>
        <w:t xml:space="preserve">contextualize Project Quintessence within a longer trajectory of digital archival research tools, and then describe how the various elements of the project cohere by employing our concept of “dimensionality.” We continue this discussion by outlining the project pipeline, including model training parameters </w:t>
      </w:r>
      <w:r>
        <w:rPr>
          <w:rFonts w:ascii="Times New Roman" w:eastAsia="Times New Roman" w:hAnsi="Times New Roman" w:cs="Times New Roman"/>
          <w:color w:val="000000"/>
          <w:sz w:val="22"/>
          <w:szCs w:val="22"/>
        </w:rPr>
        <w:t xml:space="preserve">and other considerations for each of the models and tools included. Finally, we </w:t>
      </w:r>
      <w:r w:rsidR="000E77F5">
        <w:rPr>
          <w:rFonts w:ascii="Times New Roman" w:eastAsia="Times New Roman" w:hAnsi="Times New Roman" w:cs="Times New Roman"/>
          <w:color w:val="000000"/>
          <w:sz w:val="22"/>
          <w:szCs w:val="22"/>
        </w:rPr>
        <w:t>explore some potential future directions for our project and for database visualization frameworks in general</w:t>
      </w:r>
      <w:r>
        <w:rPr>
          <w:rFonts w:ascii="Times New Roman" w:eastAsia="Times New Roman" w:hAnsi="Times New Roman" w:cs="Times New Roman"/>
          <w:color w:val="000000"/>
          <w:sz w:val="22"/>
          <w:szCs w:val="22"/>
        </w:rPr>
        <w:t xml:space="preserve">. </w:t>
      </w:r>
      <w:r w:rsidR="00FF2A25">
        <w:rPr>
          <w:rFonts w:ascii="Times New Roman" w:eastAsia="Times New Roman" w:hAnsi="Times New Roman" w:cs="Times New Roman"/>
          <w:color w:val="000000"/>
          <w:sz w:val="22"/>
          <w:szCs w:val="22"/>
        </w:rPr>
        <w:t xml:space="preserve">We argue that an attention to textual dimensionality allows for an interdependent database framework that augments research at any scale of analysis and has the </w:t>
      </w:r>
      <w:r>
        <w:rPr>
          <w:rFonts w:ascii="Times New Roman" w:eastAsia="Times New Roman" w:hAnsi="Times New Roman" w:cs="Times New Roman"/>
          <w:color w:val="000000"/>
          <w:sz w:val="22"/>
          <w:szCs w:val="22"/>
        </w:rPr>
        <w:t>capacity</w:t>
      </w:r>
      <w:r w:rsidR="00FF2A25">
        <w:rPr>
          <w:rFonts w:ascii="Times New Roman" w:eastAsia="Times New Roman" w:hAnsi="Times New Roman" w:cs="Times New Roman"/>
          <w:color w:val="000000"/>
          <w:sz w:val="22"/>
          <w:szCs w:val="22"/>
        </w:rPr>
        <w:t xml:space="preserve"> to</w:t>
      </w:r>
      <w:r>
        <w:rPr>
          <w:rFonts w:ascii="Times New Roman" w:eastAsia="Times New Roman" w:hAnsi="Times New Roman" w:cs="Times New Roman"/>
          <w:color w:val="000000"/>
          <w:sz w:val="22"/>
          <w:szCs w:val="22"/>
        </w:rPr>
        <w:t xml:space="preserve"> both to confirm the doxa of pre-existing research </w:t>
      </w:r>
      <w:r w:rsidR="00FF2A25">
        <w:rPr>
          <w:rFonts w:ascii="Times New Roman" w:eastAsia="Times New Roman" w:hAnsi="Times New Roman" w:cs="Times New Roman"/>
          <w:color w:val="000000"/>
          <w:sz w:val="22"/>
          <w:szCs w:val="22"/>
        </w:rPr>
        <w:t>while</w:t>
      </w:r>
      <w:r>
        <w:rPr>
          <w:rFonts w:ascii="Times New Roman" w:eastAsia="Times New Roman" w:hAnsi="Times New Roman" w:cs="Times New Roman"/>
          <w:color w:val="000000"/>
          <w:sz w:val="22"/>
          <w:szCs w:val="22"/>
        </w:rPr>
        <w:t xml:space="preserve"> also provid</w:t>
      </w:r>
      <w:r w:rsidR="00FF2A25">
        <w:rPr>
          <w:rFonts w:ascii="Times New Roman" w:eastAsia="Times New Roman" w:hAnsi="Times New Roman" w:cs="Times New Roman"/>
          <w:color w:val="000000"/>
          <w:sz w:val="22"/>
          <w:szCs w:val="22"/>
        </w:rPr>
        <w:t>ing</w:t>
      </w:r>
      <w:r>
        <w:rPr>
          <w:rFonts w:ascii="Times New Roman" w:eastAsia="Times New Roman" w:hAnsi="Times New Roman" w:cs="Times New Roman"/>
          <w:color w:val="000000"/>
          <w:sz w:val="22"/>
          <w:szCs w:val="22"/>
        </w:rPr>
        <w:t xml:space="preserve"> surprising results that enrich the body of knowledge in the field. We believe that our web tool accomplishes </w:t>
      </w:r>
      <w:proofErr w:type="gramStart"/>
      <w:r w:rsidR="00FF2A25">
        <w:rPr>
          <w:rFonts w:ascii="Times New Roman" w:eastAsia="Times New Roman" w:hAnsi="Times New Roman" w:cs="Times New Roman"/>
          <w:color w:val="000000"/>
          <w:sz w:val="22"/>
          <w:szCs w:val="22"/>
        </w:rPr>
        <w:t>all of</w:t>
      </w:r>
      <w:proofErr w:type="gramEnd"/>
      <w:r w:rsidR="00FF2A25">
        <w:rPr>
          <w:rFonts w:ascii="Times New Roman" w:eastAsia="Times New Roman" w:hAnsi="Times New Roman" w:cs="Times New Roman"/>
          <w:color w:val="000000"/>
          <w:sz w:val="22"/>
          <w:szCs w:val="22"/>
        </w:rPr>
        <w:t xml:space="preserve"> these charges.</w:t>
      </w:r>
    </w:p>
    <w:p w14:paraId="3CFEB310" w14:textId="0A7DF185" w:rsidR="004E7A7C" w:rsidRDefault="00000000">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Project Quintessence is built using well-established, highly nimble modeling techniques; primarily Latent Dirichlet Analysis (LDA) Topic Modeling and Word2Vec Word Embeddings. By leveraging dynamic visualization libraries such as </w:t>
      </w:r>
      <w:proofErr w:type="spellStart"/>
      <w:r>
        <w:rPr>
          <w:rFonts w:ascii="Times New Roman" w:eastAsia="Times New Roman" w:hAnsi="Times New Roman" w:cs="Times New Roman"/>
          <w:color w:val="000000"/>
          <w:sz w:val="22"/>
          <w:szCs w:val="22"/>
        </w:rPr>
        <w:t>Plotly</w:t>
      </w:r>
      <w:proofErr w:type="spellEnd"/>
      <w:r>
        <w:rPr>
          <w:rFonts w:ascii="Times New Roman" w:eastAsia="Times New Roman" w:hAnsi="Times New Roman" w:cs="Times New Roman"/>
          <w:color w:val="000000"/>
          <w:sz w:val="22"/>
          <w:szCs w:val="22"/>
        </w:rPr>
        <w:t xml:space="preserve">, we were able to extract a high level of archival information from each of our models. Each dynamic visualization on the site can </w:t>
      </w:r>
      <w:r>
        <w:rPr>
          <w:rFonts w:ascii="Times New Roman" w:eastAsia="Times New Roman" w:hAnsi="Times New Roman" w:cs="Times New Roman"/>
          <w:sz w:val="22"/>
          <w:szCs w:val="22"/>
        </w:rPr>
        <w:t>accommodate any number of research questions or approaches.</w:t>
      </w:r>
      <w:r>
        <w:rPr>
          <w:rFonts w:ascii="Times New Roman" w:eastAsia="Times New Roman" w:hAnsi="Times New Roman" w:cs="Times New Roman"/>
          <w:color w:val="000000"/>
          <w:sz w:val="22"/>
          <w:szCs w:val="22"/>
        </w:rPr>
        <w:t xml:space="preserve"> In addition, by synthesizing approaches from multiple techniques on the same archive, we were able to harness the affordances of each method rather than attempting to answer all questions with a single approach. We describe below how these methods differ from more contemporary techniques, such as Structural Topic Models (STM), </w:t>
      </w:r>
      <w:r w:rsidR="00C9533D">
        <w:rPr>
          <w:rFonts w:ascii="Times New Roman" w:eastAsia="Times New Roman" w:hAnsi="Times New Roman" w:cs="Times New Roman"/>
          <w:color w:val="000000"/>
          <w:sz w:val="22"/>
          <w:szCs w:val="22"/>
        </w:rPr>
        <w:t>Dynamic Topic Models</w:t>
      </w:r>
      <w:r>
        <w:rPr>
          <w:rFonts w:ascii="Times New Roman" w:eastAsia="Times New Roman" w:hAnsi="Times New Roman" w:cs="Times New Roman"/>
          <w:color w:val="000000"/>
          <w:sz w:val="22"/>
          <w:szCs w:val="22"/>
        </w:rPr>
        <w:t xml:space="preserve"> (D</w:t>
      </w:r>
      <w:r w:rsidR="00C9533D">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z w:val="22"/>
          <w:szCs w:val="22"/>
        </w:rPr>
        <w:t>M), Document Embeddings, Contextual Embeddings (</w:t>
      </w:r>
      <w:proofErr w:type="spellStart"/>
      <w:r>
        <w:rPr>
          <w:rFonts w:ascii="Times New Roman" w:eastAsia="Times New Roman" w:hAnsi="Times New Roman" w:cs="Times New Roman"/>
          <w:color w:val="000000"/>
          <w:sz w:val="22"/>
          <w:szCs w:val="22"/>
        </w:rPr>
        <w:t>CoVe</w:t>
      </w:r>
      <w:proofErr w:type="spellEnd"/>
      <w:r>
        <w:rPr>
          <w:rFonts w:ascii="Times New Roman" w:eastAsia="Times New Roman" w:hAnsi="Times New Roman" w:cs="Times New Roman"/>
          <w:color w:val="000000"/>
          <w:sz w:val="22"/>
          <w:szCs w:val="22"/>
        </w:rPr>
        <w:t>), Transformer Embeddings (such as BERT), and Stacked Embeddings (such as Flair); most of which we use</w:t>
      </w:r>
      <w:r w:rsidR="00C9533D">
        <w:rPr>
          <w:rFonts w:ascii="Times New Roman" w:eastAsia="Times New Roman" w:hAnsi="Times New Roman" w:cs="Times New Roman"/>
          <w:color w:val="000000"/>
          <w:sz w:val="22"/>
          <w:szCs w:val="22"/>
        </w:rPr>
        <w:t>d at different stages of our design process</w:t>
      </w:r>
      <w:r>
        <w:rPr>
          <w:rFonts w:ascii="Times New Roman" w:eastAsia="Times New Roman" w:hAnsi="Times New Roman" w:cs="Times New Roman"/>
          <w:color w:val="000000"/>
          <w:sz w:val="22"/>
          <w:szCs w:val="22"/>
        </w:rPr>
        <w:t xml:space="preserve"> to supplement our findings and enrich our analysis. Overall, the trend toward large language models and </w:t>
      </w:r>
      <w:r w:rsidR="00903C0C">
        <w:rPr>
          <w:rFonts w:ascii="Times New Roman" w:eastAsia="Times New Roman" w:hAnsi="Times New Roman" w:cs="Times New Roman"/>
          <w:color w:val="000000"/>
          <w:sz w:val="22"/>
          <w:szCs w:val="22"/>
        </w:rPr>
        <w:t>massive amounts of masked perimeters</w:t>
      </w:r>
      <w:r>
        <w:rPr>
          <w:rFonts w:ascii="Times New Roman" w:eastAsia="Times New Roman" w:hAnsi="Times New Roman" w:cs="Times New Roman"/>
          <w:color w:val="000000"/>
          <w:sz w:val="22"/>
          <w:szCs w:val="22"/>
        </w:rPr>
        <w:t xml:space="preserve"> has introduced elements of bias and structuring assumptions which do not hold true for</w:t>
      </w:r>
      <w:r w:rsidR="00903C0C">
        <w:rPr>
          <w:rFonts w:ascii="Times New Roman" w:eastAsia="Times New Roman" w:hAnsi="Times New Roman" w:cs="Times New Roman"/>
          <w:color w:val="000000"/>
          <w:sz w:val="22"/>
          <w:szCs w:val="22"/>
        </w:rPr>
        <w:t xml:space="preserve"> all datasets, disguising crucial inferences the model makes based on its training data rather than the object being interpreted (Bender et al. 2021; Chun 2021)</w:t>
      </w:r>
      <w:r>
        <w:rPr>
          <w:rFonts w:ascii="Times New Roman" w:eastAsia="Times New Roman" w:hAnsi="Times New Roman" w:cs="Times New Roman"/>
          <w:color w:val="000000"/>
          <w:sz w:val="22"/>
          <w:szCs w:val="22"/>
        </w:rPr>
        <w:t>.</w:t>
      </w:r>
      <w:r w:rsidR="00903C0C">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 xml:space="preserve">By incorporating historical lexicographic tools like </w:t>
      </w:r>
      <w:proofErr w:type="spellStart"/>
      <w:r>
        <w:rPr>
          <w:rFonts w:ascii="Times New Roman" w:eastAsia="Times New Roman" w:hAnsi="Times New Roman" w:cs="Times New Roman"/>
          <w:color w:val="000000"/>
          <w:sz w:val="22"/>
          <w:szCs w:val="22"/>
        </w:rPr>
        <w:t>MorphAdorner</w:t>
      </w:r>
      <w:proofErr w:type="spellEnd"/>
      <w:r>
        <w:rPr>
          <w:rFonts w:ascii="Times New Roman" w:eastAsia="Times New Roman" w:hAnsi="Times New Roman" w:cs="Times New Roman"/>
          <w:color w:val="000000"/>
          <w:sz w:val="22"/>
          <w:szCs w:val="22"/>
        </w:rPr>
        <w:t xml:space="preserve"> into our text cleaning pipeline and generating many smaller language models on specific cross-sections of the archive, we were able to preserve germane distinctions within the archive while still providing a mode of ingress into </w:t>
      </w:r>
      <w:r w:rsidR="00CE0392">
        <w:rPr>
          <w:rFonts w:ascii="Times New Roman" w:eastAsia="Times New Roman" w:hAnsi="Times New Roman" w:cs="Times New Roman"/>
          <w:color w:val="000000"/>
          <w:sz w:val="22"/>
          <w:szCs w:val="22"/>
        </w:rPr>
        <w:t>its</w:t>
      </w:r>
      <w:r>
        <w:rPr>
          <w:rFonts w:ascii="Times New Roman" w:eastAsia="Times New Roman" w:hAnsi="Times New Roman" w:cs="Times New Roman"/>
          <w:color w:val="000000"/>
          <w:sz w:val="22"/>
          <w:szCs w:val="22"/>
        </w:rPr>
        <w:t xml:space="preserve"> analysi</w:t>
      </w:r>
      <w:r w:rsidR="00CE0392">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z w:val="22"/>
          <w:szCs w:val="22"/>
        </w:rPr>
        <w:t>.</w:t>
      </w:r>
    </w:p>
    <w:p w14:paraId="122842D5" w14:textId="77777777" w:rsidR="004E7A7C" w:rsidRDefault="00000000">
      <w:pPr>
        <w:pStyle w:val="Heading1"/>
        <w:shd w:val="clear" w:color="auto" w:fill="FFFFFF"/>
        <w:rPr>
          <w:rFonts w:ascii="Times New Roman" w:eastAsia="Times New Roman" w:hAnsi="Times New Roman" w:cs="Times New Roman"/>
          <w:color w:val="000000"/>
          <w:sz w:val="22"/>
          <w:szCs w:val="22"/>
          <w:highlight w:val="yellow"/>
        </w:rPr>
      </w:pPr>
      <w:r>
        <w:rPr>
          <w:rFonts w:ascii="Times New Roman" w:eastAsia="Times New Roman" w:hAnsi="Times New Roman" w:cs="Times New Roman"/>
          <w:color w:val="000000"/>
          <w:sz w:val="31"/>
          <w:szCs w:val="31"/>
        </w:rPr>
        <w:t>RELATED WORK</w:t>
      </w:r>
    </w:p>
    <w:p w14:paraId="2D98ACF0" w14:textId="051E6F97" w:rsidR="004E7A7C" w:rsidRDefault="001A32B7">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use of visualizations in representing digital archives has become more nuanced with the recent increase in critical attention to these methods. Most of the early literature on data visualization in the Digital Humanities has remarked on the late adoption of visualization techniques by researchers in the humanities, a trend that appears to be justified when examining naive approaches to what visualizations can and do tell us of the underlying data, and the extent to which that lens is mediated and controlled by its designers. </w:t>
      </w:r>
      <w:r>
        <w:rPr>
          <w:rFonts w:ascii="Times New Roman" w:eastAsia="Times New Roman" w:hAnsi="Times New Roman" w:cs="Times New Roman"/>
          <w:sz w:val="22"/>
          <w:szCs w:val="22"/>
        </w:rPr>
        <w:lastRenderedPageBreak/>
        <w:t>However, as media studies and digital humanities scholarship have produced compelling critiques of the unmediated view of visualization, alongside compelling design objectives for researchers and engineers, dynamic visualizations are increasingly seen as a site for emancipatory politics and critical inquiry.</w:t>
      </w:r>
    </w:p>
    <w:p w14:paraId="552F3892" w14:textId="5D8F8BC3"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that end, we have framed our project’s intervention as one of harnessing new technological advances in ways that opens rather than closes archives to countervailing narratives and critique of canon. </w:t>
      </w:r>
      <w:r w:rsidR="003C5E38">
        <w:rPr>
          <w:rFonts w:ascii="Times New Roman" w:eastAsia="Times New Roman" w:hAnsi="Times New Roman" w:cs="Times New Roman"/>
          <w:sz w:val="22"/>
          <w:szCs w:val="22"/>
        </w:rPr>
        <w:t>In our design practices, we asked how digital methods might appropriately interact with digital textual archives</w:t>
      </w:r>
      <w:r w:rsidR="00D430C1">
        <w:rPr>
          <w:rFonts w:ascii="Times New Roman" w:eastAsia="Times New Roman" w:hAnsi="Times New Roman" w:cs="Times New Roman"/>
          <w:sz w:val="22"/>
          <w:szCs w:val="22"/>
        </w:rPr>
        <w:t>.</w:t>
      </w:r>
      <w:r w:rsidR="003C5E38">
        <w:rPr>
          <w:rFonts w:ascii="Times New Roman" w:eastAsia="Times New Roman" w:hAnsi="Times New Roman" w:cs="Times New Roman"/>
          <w:sz w:val="22"/>
          <w:szCs w:val="22"/>
        </w:rPr>
        <w:t xml:space="preserve"> Michael </w:t>
      </w:r>
      <w:proofErr w:type="spellStart"/>
      <w:r w:rsidR="003C5E38">
        <w:rPr>
          <w:rFonts w:ascii="Times New Roman" w:eastAsia="Times New Roman" w:hAnsi="Times New Roman" w:cs="Times New Roman"/>
          <w:sz w:val="22"/>
          <w:szCs w:val="22"/>
        </w:rPr>
        <w:t>Witmore</w:t>
      </w:r>
      <w:proofErr w:type="spellEnd"/>
      <w:r w:rsidR="003C5E38">
        <w:rPr>
          <w:rFonts w:ascii="Times New Roman" w:eastAsia="Times New Roman" w:hAnsi="Times New Roman" w:cs="Times New Roman"/>
          <w:sz w:val="22"/>
          <w:szCs w:val="22"/>
        </w:rPr>
        <w:t xml:space="preserve"> has aptly described </w:t>
      </w:r>
      <w:r w:rsidR="00D430C1">
        <w:rPr>
          <w:rFonts w:ascii="Times New Roman" w:eastAsia="Times New Roman" w:hAnsi="Times New Roman" w:cs="Times New Roman"/>
          <w:sz w:val="22"/>
          <w:szCs w:val="22"/>
        </w:rPr>
        <w:t xml:space="preserve">this relationship in terms of </w:t>
      </w:r>
      <w:proofErr w:type="gramStart"/>
      <w:r w:rsidR="00D430C1">
        <w:rPr>
          <w:rFonts w:ascii="Times New Roman" w:eastAsia="Times New Roman" w:hAnsi="Times New Roman" w:cs="Times New Roman"/>
          <w:sz w:val="22"/>
          <w:szCs w:val="22"/>
        </w:rPr>
        <w:t>addressability</w:t>
      </w:r>
      <w:r w:rsidR="003C5E38">
        <w:rPr>
          <w:rFonts w:ascii="Times New Roman" w:eastAsia="Times New Roman" w:hAnsi="Times New Roman" w:cs="Times New Roman"/>
          <w:sz w:val="22"/>
          <w:szCs w:val="22"/>
        </w:rPr>
        <w:t>,</w:t>
      </w:r>
      <w:r w:rsidR="00D430C1">
        <w:rPr>
          <w:rFonts w:ascii="Times New Roman" w:eastAsia="Times New Roman" w:hAnsi="Times New Roman" w:cs="Times New Roman"/>
          <w:sz w:val="22"/>
          <w:szCs w:val="22"/>
        </w:rPr>
        <w:t xml:space="preserve"> and</w:t>
      </w:r>
      <w:proofErr w:type="gramEnd"/>
      <w:r w:rsidR="00D430C1">
        <w:rPr>
          <w:rFonts w:ascii="Times New Roman" w:eastAsia="Times New Roman" w:hAnsi="Times New Roman" w:cs="Times New Roman"/>
          <w:sz w:val="22"/>
          <w:szCs w:val="22"/>
        </w:rPr>
        <w:t xml:space="preserve"> describes archives of texts as digital objects that are,</w:t>
      </w:r>
      <w:r w:rsidR="003C5E38">
        <w:rPr>
          <w:rFonts w:ascii="Times New Roman" w:eastAsia="Times New Roman" w:hAnsi="Times New Roman" w:cs="Times New Roman"/>
          <w:sz w:val="22"/>
          <w:szCs w:val="22"/>
        </w:rPr>
        <w:t xml:space="preserve"> “massively addressable at different levels of scale”</w:t>
      </w:r>
      <w:r w:rsidR="00903C0C">
        <w:rPr>
          <w:rFonts w:ascii="Times New Roman" w:eastAsia="Times New Roman" w:hAnsi="Times New Roman" w:cs="Times New Roman"/>
          <w:sz w:val="22"/>
          <w:szCs w:val="22"/>
        </w:rPr>
        <w:t xml:space="preserve"> (Whitmore 2010).</w:t>
      </w:r>
      <w:r w:rsidR="003C5E38">
        <w:rPr>
          <w:rFonts w:ascii="Times New Roman" w:eastAsia="Times New Roman" w:hAnsi="Times New Roman" w:cs="Times New Roman"/>
          <w:sz w:val="22"/>
          <w:szCs w:val="22"/>
        </w:rPr>
        <w:t xml:space="preserve"> We suggest that the oscillations of scale afforded by dynamic exploration tools could be best considered by thinking in terms of dimensionality. </w:t>
      </w:r>
      <w:r>
        <w:rPr>
          <w:rFonts w:ascii="Times New Roman" w:eastAsia="Times New Roman" w:hAnsi="Times New Roman" w:cs="Times New Roman"/>
          <w:sz w:val="22"/>
          <w:szCs w:val="22"/>
        </w:rPr>
        <w:t>As described in David J. Staley’s influential account, the capacity for visualization techniques to augment the affordances of text can be understood of as an increase in dimensionality</w:t>
      </w:r>
      <w:r w:rsidR="00903C0C">
        <w:rPr>
          <w:rFonts w:ascii="Times New Roman" w:eastAsia="Times New Roman" w:hAnsi="Times New Roman" w:cs="Times New Roman"/>
          <w:sz w:val="22"/>
          <w:szCs w:val="22"/>
        </w:rPr>
        <w:t xml:space="preserve"> (Staley 2015)</w:t>
      </w:r>
      <w:r>
        <w:rPr>
          <w:rFonts w:ascii="Times New Roman" w:eastAsia="Times New Roman" w:hAnsi="Times New Roman" w:cs="Times New Roman"/>
          <w:sz w:val="22"/>
          <w:szCs w:val="22"/>
        </w:rPr>
        <w:t>.</w:t>
      </w:r>
      <w:r w:rsidR="00903C0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Staley frames visualization as a way of breaking out of the implied linear one-dimensionality of linguistic syntax. However, we can expand upon this account. </w:t>
      </w:r>
      <w:r w:rsidRPr="001A32B7">
        <w:rPr>
          <w:rFonts w:ascii="Times New Roman" w:eastAsia="Times New Roman" w:hAnsi="Times New Roman" w:cs="Times New Roman"/>
          <w:sz w:val="22"/>
          <w:szCs w:val="22"/>
        </w:rPr>
        <w:t xml:space="preserve">As Peter </w:t>
      </w:r>
      <w:proofErr w:type="spellStart"/>
      <w:r w:rsidRPr="001A32B7">
        <w:rPr>
          <w:rFonts w:ascii="Times New Roman" w:eastAsia="Times New Roman" w:hAnsi="Times New Roman" w:cs="Times New Roman"/>
          <w:sz w:val="22"/>
          <w:szCs w:val="22"/>
        </w:rPr>
        <w:t>Gärdenfors</w:t>
      </w:r>
      <w:proofErr w:type="spellEnd"/>
      <w:r w:rsidRPr="001A32B7">
        <w:rPr>
          <w:rFonts w:ascii="Times New Roman" w:eastAsia="Times New Roman" w:hAnsi="Times New Roman" w:cs="Times New Roman"/>
          <w:sz w:val="22"/>
          <w:szCs w:val="22"/>
        </w:rPr>
        <w:t xml:space="preserve"> </w:t>
      </w:r>
      <w:r w:rsidR="001A32B7">
        <w:rPr>
          <w:rFonts w:ascii="Times New Roman" w:eastAsia="Times New Roman" w:hAnsi="Times New Roman" w:cs="Times New Roman"/>
          <w:sz w:val="22"/>
          <w:szCs w:val="22"/>
        </w:rPr>
        <w:t>has suggested</w:t>
      </w:r>
      <w:r w:rsidRPr="001A32B7">
        <w:rPr>
          <w:rFonts w:ascii="Times New Roman" w:eastAsia="Times New Roman" w:hAnsi="Times New Roman" w:cs="Times New Roman"/>
          <w:sz w:val="22"/>
          <w:szCs w:val="22"/>
        </w:rPr>
        <w:t>, treating semantic meaning as a conceptual space with abstract, dimensional relations allows for complex semantic representation and analysis</w:t>
      </w:r>
      <w:r w:rsidR="00903C0C">
        <w:rPr>
          <w:rFonts w:ascii="Times New Roman" w:eastAsia="Times New Roman" w:hAnsi="Times New Roman" w:cs="Times New Roman"/>
          <w:sz w:val="22"/>
          <w:szCs w:val="22"/>
        </w:rPr>
        <w:t xml:space="preserve"> (</w:t>
      </w:r>
      <w:proofErr w:type="spellStart"/>
      <w:r w:rsidR="00903C0C">
        <w:rPr>
          <w:rFonts w:ascii="Times New Roman" w:eastAsia="Times New Roman" w:hAnsi="Times New Roman" w:cs="Times New Roman"/>
          <w:sz w:val="22"/>
          <w:szCs w:val="22"/>
        </w:rPr>
        <w:t>Gärdenfors</w:t>
      </w:r>
      <w:proofErr w:type="spellEnd"/>
      <w:r w:rsidR="00903C0C">
        <w:rPr>
          <w:rFonts w:ascii="Times New Roman" w:eastAsia="Times New Roman" w:hAnsi="Times New Roman" w:cs="Times New Roman"/>
          <w:sz w:val="22"/>
          <w:szCs w:val="22"/>
        </w:rPr>
        <w:t xml:space="preserve"> 2014)</w:t>
      </w:r>
      <w:r w:rsidRPr="001A32B7">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Word embeddings, for instance, are commonly </w:t>
      </w:r>
      <w:r w:rsidR="00DD3B1E">
        <w:rPr>
          <w:rFonts w:ascii="Times New Roman" w:eastAsia="Times New Roman" w:hAnsi="Times New Roman" w:cs="Times New Roman"/>
          <w:sz w:val="22"/>
          <w:szCs w:val="22"/>
        </w:rPr>
        <w:t>employed</w:t>
      </w:r>
      <w:r>
        <w:rPr>
          <w:rFonts w:ascii="Times New Roman" w:eastAsia="Times New Roman" w:hAnsi="Times New Roman" w:cs="Times New Roman"/>
          <w:sz w:val="22"/>
          <w:szCs w:val="22"/>
        </w:rPr>
        <w:t xml:space="preserve"> to locate cluster</w:t>
      </w:r>
      <w:r w:rsidR="00016A71">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 of </w:t>
      </w:r>
      <w:r w:rsidR="00016A71">
        <w:rPr>
          <w:rFonts w:ascii="Times New Roman" w:eastAsia="Times New Roman" w:hAnsi="Times New Roman" w:cs="Times New Roman"/>
          <w:sz w:val="22"/>
          <w:szCs w:val="22"/>
        </w:rPr>
        <w:t xml:space="preserve">semantically similar </w:t>
      </w:r>
      <w:r>
        <w:rPr>
          <w:rFonts w:ascii="Times New Roman" w:eastAsia="Times New Roman" w:hAnsi="Times New Roman" w:cs="Times New Roman"/>
          <w:sz w:val="22"/>
          <w:szCs w:val="22"/>
        </w:rPr>
        <w:t xml:space="preserve">words </w:t>
      </w:r>
      <w:r w:rsidR="00016A71">
        <w:rPr>
          <w:rFonts w:ascii="Times New Roman" w:eastAsia="Times New Roman" w:hAnsi="Times New Roman" w:cs="Times New Roman"/>
          <w:sz w:val="22"/>
          <w:szCs w:val="22"/>
        </w:rPr>
        <w:t xml:space="preserve">by assigning spatial coordinates to those words </w:t>
      </w:r>
      <w:r>
        <w:rPr>
          <w:rFonts w:ascii="Times New Roman" w:eastAsia="Times New Roman" w:hAnsi="Times New Roman" w:cs="Times New Roman"/>
          <w:sz w:val="22"/>
          <w:szCs w:val="22"/>
        </w:rPr>
        <w:t xml:space="preserve">based on hundreds of dimensions of </w:t>
      </w:r>
      <w:r w:rsidR="00016A71">
        <w:rPr>
          <w:rFonts w:ascii="Times New Roman" w:eastAsia="Times New Roman" w:hAnsi="Times New Roman" w:cs="Times New Roman"/>
          <w:sz w:val="22"/>
          <w:szCs w:val="22"/>
        </w:rPr>
        <w:t xml:space="preserve">training </w:t>
      </w:r>
      <w:r>
        <w:rPr>
          <w:rFonts w:ascii="Times New Roman" w:eastAsia="Times New Roman" w:hAnsi="Times New Roman" w:cs="Times New Roman"/>
          <w:sz w:val="22"/>
          <w:szCs w:val="22"/>
        </w:rPr>
        <w:t xml:space="preserve">data. Following </w:t>
      </w:r>
      <w:proofErr w:type="spellStart"/>
      <w:r>
        <w:rPr>
          <w:rFonts w:ascii="Times New Roman" w:eastAsia="Times New Roman" w:hAnsi="Times New Roman" w:cs="Times New Roman"/>
          <w:sz w:val="22"/>
          <w:szCs w:val="22"/>
        </w:rPr>
        <w:t>Gärdenfors</w:t>
      </w:r>
      <w:proofErr w:type="spellEnd"/>
      <w:r>
        <w:rPr>
          <w:rFonts w:ascii="Times New Roman" w:eastAsia="Times New Roman" w:hAnsi="Times New Roman" w:cs="Times New Roman"/>
          <w:sz w:val="22"/>
          <w:szCs w:val="22"/>
        </w:rPr>
        <w:t xml:space="preserve">, we do not treat dimensionality rigidly as a geometrical principle, contrasted with hierarchical or ordinal relationships, but instead as a higher-level abstract relationality of terms. By allowing ourselves to depart from three-dimensional thinking, dynamic visualizations are freed from their metaphorical relationship with </w:t>
      </w:r>
      <w:r w:rsidR="00774B9B">
        <w:rPr>
          <w:rFonts w:ascii="Times New Roman" w:eastAsia="Times New Roman" w:hAnsi="Times New Roman" w:cs="Times New Roman"/>
          <w:sz w:val="22"/>
          <w:szCs w:val="22"/>
        </w:rPr>
        <w:t xml:space="preserve">abstract, </w:t>
      </w:r>
      <w:r w:rsidR="004C12EA">
        <w:rPr>
          <w:rFonts w:ascii="Times New Roman" w:eastAsia="Times New Roman" w:hAnsi="Times New Roman" w:cs="Times New Roman"/>
          <w:sz w:val="22"/>
          <w:szCs w:val="22"/>
        </w:rPr>
        <w:t>Cartesian</w:t>
      </w:r>
      <w:r>
        <w:rPr>
          <w:rFonts w:ascii="Times New Roman" w:eastAsia="Times New Roman" w:hAnsi="Times New Roman" w:cs="Times New Roman"/>
          <w:sz w:val="22"/>
          <w:szCs w:val="22"/>
        </w:rPr>
        <w:t xml:space="preserve"> space, and instead function as tools for making tangible the many relationships between words with startling complexity.</w:t>
      </w:r>
    </w:p>
    <w:p w14:paraId="0F9A1A86" w14:textId="0CB309BC"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Over the course of our project, we have increasingly become informed by this dimensional thinking. Describing syntactic, semantic, and thematic relationships in texts as dimensional relationships insists on the reality of those relationships. By virtue of the relational character of meaning-making, individual uses of words are necessarily and inevitably put into relationship with other words.</w:t>
      </w:r>
      <w:r w:rsidR="00651832">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While any computational attempt at measuring or visualizing those relationships is necessarily an approximation of varying validity, these computational tools are nevertheless measuring real relationships. Thus, we argue that maximizing researcher access to </w:t>
      </w:r>
      <w:r>
        <w:rPr>
          <w:rFonts w:ascii="Times New Roman" w:eastAsia="Times New Roman" w:hAnsi="Times New Roman" w:cs="Times New Roman"/>
          <w:i/>
          <w:sz w:val="22"/>
          <w:szCs w:val="22"/>
        </w:rPr>
        <w:t>textual dimensionality</w:t>
      </w:r>
      <w:r>
        <w:rPr>
          <w:rFonts w:ascii="Times New Roman" w:eastAsia="Times New Roman" w:hAnsi="Times New Roman" w:cs="Times New Roman"/>
          <w:sz w:val="22"/>
          <w:szCs w:val="22"/>
        </w:rPr>
        <w:t xml:space="preserve"> should be a primary objective for database design and visualization. This emphasis on dimensionality has been influenced by many earlier digital projects that we will discuss in three </w:t>
      </w:r>
      <w:proofErr w:type="gramStart"/>
      <w:r>
        <w:rPr>
          <w:rFonts w:ascii="Times New Roman" w:eastAsia="Times New Roman" w:hAnsi="Times New Roman" w:cs="Times New Roman"/>
          <w:sz w:val="22"/>
          <w:szCs w:val="22"/>
        </w:rPr>
        <w:t>groupings;</w:t>
      </w:r>
      <w:proofErr w:type="gramEnd"/>
      <w:r>
        <w:rPr>
          <w:rFonts w:ascii="Times New Roman" w:eastAsia="Times New Roman" w:hAnsi="Times New Roman" w:cs="Times New Roman"/>
          <w:sz w:val="22"/>
          <w:szCs w:val="22"/>
        </w:rPr>
        <w:t xml:space="preserve"> large scale digital archives, small-scale digital projects, and pre-existing work on the EEBO-TCP corpus. Our objective was to design </w:t>
      </w:r>
      <w:r>
        <w:rPr>
          <w:rFonts w:ascii="Times New Roman" w:eastAsia="Times New Roman" w:hAnsi="Times New Roman" w:cs="Times New Roman"/>
          <w:i/>
          <w:sz w:val="22"/>
          <w:szCs w:val="22"/>
        </w:rPr>
        <w:t>Project Quintessence</w:t>
      </w:r>
      <w:r>
        <w:rPr>
          <w:rFonts w:ascii="Times New Roman" w:eastAsia="Times New Roman" w:hAnsi="Times New Roman" w:cs="Times New Roman"/>
          <w:sz w:val="22"/>
          <w:szCs w:val="22"/>
        </w:rPr>
        <w:t xml:space="preserve"> as a coherent visualization tool that incorporated lessons from each of these categories.</w:t>
      </w:r>
    </w:p>
    <w:p w14:paraId="25F84639" w14:textId="77777777" w:rsidR="004E7A7C" w:rsidRDefault="00000000">
      <w:pPr>
        <w:pStyle w:val="Heading2"/>
        <w:spacing w:before="280" w:after="280"/>
        <w:jc w:val="both"/>
      </w:pPr>
      <w:bookmarkStart w:id="55" w:name="_heading=h.1wbpzdtl3qb8" w:colFirst="0" w:colLast="0"/>
      <w:bookmarkEnd w:id="55"/>
      <w:r>
        <w:t xml:space="preserve">Large-Scale Digital Archives </w:t>
      </w:r>
    </w:p>
    <w:p w14:paraId="40AAAD62" w14:textId="1F7DEB7E" w:rsidR="004E7A7C" w:rsidRDefault="00000000">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The first strain of projects that influenced our approach are digital archives that are sufficiently large that they cannot be grouped thematically and are not housed within a single physical location. With the release of increasingly massive language models</w:t>
      </w:r>
      <w:r w:rsidR="00CA5439">
        <w:rPr>
          <w:rFonts w:ascii="Times New Roman" w:eastAsia="Times New Roman" w:hAnsi="Times New Roman" w:cs="Times New Roman"/>
          <w:sz w:val="22"/>
          <w:szCs w:val="22"/>
        </w:rPr>
        <w:t xml:space="preserve"> in recent years,</w:t>
      </w:r>
      <w:r>
        <w:rPr>
          <w:rFonts w:ascii="Times New Roman" w:eastAsia="Times New Roman" w:hAnsi="Times New Roman" w:cs="Times New Roman"/>
          <w:sz w:val="22"/>
          <w:szCs w:val="22"/>
        </w:rPr>
        <w:t xml:space="preserve"> such as </w:t>
      </w:r>
      <w:proofErr w:type="spellStart"/>
      <w:r w:rsidR="00CA5439">
        <w:rPr>
          <w:rFonts w:ascii="Times New Roman" w:eastAsia="Times New Roman" w:hAnsi="Times New Roman" w:cs="Times New Roman"/>
          <w:sz w:val="22"/>
          <w:szCs w:val="22"/>
        </w:rPr>
        <w:t>OpenAI’s</w:t>
      </w:r>
      <w:proofErr w:type="spellEnd"/>
      <w:r w:rsidR="00CA543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GPT-3</w:t>
      </w:r>
      <w:r w:rsidR="00CA5439">
        <w:rPr>
          <w:rFonts w:ascii="Times New Roman" w:eastAsia="Times New Roman" w:hAnsi="Times New Roman" w:cs="Times New Roman"/>
          <w:sz w:val="22"/>
          <w:szCs w:val="22"/>
        </w:rPr>
        <w:t xml:space="preserve"> or Google’s </w:t>
      </w:r>
      <w:proofErr w:type="spellStart"/>
      <w:r w:rsidR="00CA5439">
        <w:rPr>
          <w:rFonts w:ascii="Times New Roman" w:eastAsia="Times New Roman" w:hAnsi="Times New Roman" w:cs="Times New Roman"/>
          <w:sz w:val="22"/>
          <w:szCs w:val="22"/>
        </w:rPr>
        <w:t>PaLM</w:t>
      </w:r>
      <w:proofErr w:type="spellEnd"/>
      <w:r>
        <w:rPr>
          <w:rFonts w:ascii="Times New Roman" w:eastAsia="Times New Roman" w:hAnsi="Times New Roman" w:cs="Times New Roman"/>
          <w:sz w:val="22"/>
          <w:szCs w:val="22"/>
        </w:rPr>
        <w:t>, the trend in data analysis has undeniably moved toward the analysis of larger and larger quantities of data with less concern for text processing, archive curation, or corpus-dependent techniques</w:t>
      </w:r>
      <w:r w:rsidR="00651832">
        <w:rPr>
          <w:rFonts w:ascii="Times New Roman" w:eastAsia="Times New Roman" w:hAnsi="Times New Roman" w:cs="Times New Roman"/>
          <w:sz w:val="22"/>
          <w:szCs w:val="22"/>
        </w:rPr>
        <w:t xml:space="preserve"> (</w:t>
      </w:r>
      <w:proofErr w:type="spellStart"/>
      <w:r w:rsidR="00651832">
        <w:rPr>
          <w:rFonts w:ascii="Times New Roman" w:eastAsia="Times New Roman" w:hAnsi="Times New Roman" w:cs="Times New Roman"/>
          <w:sz w:val="22"/>
          <w:szCs w:val="22"/>
        </w:rPr>
        <w:t>Gebru</w:t>
      </w:r>
      <w:proofErr w:type="spellEnd"/>
      <w:r w:rsidR="00651832">
        <w:rPr>
          <w:rFonts w:ascii="Times New Roman" w:eastAsia="Times New Roman" w:hAnsi="Times New Roman" w:cs="Times New Roman"/>
          <w:sz w:val="22"/>
          <w:szCs w:val="22"/>
        </w:rPr>
        <w:t xml:space="preserve"> et al. 2021)</w:t>
      </w:r>
      <w:r>
        <w:rPr>
          <w:rFonts w:ascii="Times New Roman" w:eastAsia="Times New Roman" w:hAnsi="Times New Roman" w:cs="Times New Roman"/>
          <w:sz w:val="22"/>
          <w:szCs w:val="22"/>
        </w:rPr>
        <w:t>. This trend is most evident in tools provided by Google for the analysis of the Google Books archive, comprised of five million books published between 1800-2000, or over half a trillion tokens. Yet perversely, the astounding breadth of materials both risks misrepresenting the actual published content during that period, while also serving as a barrier to more nuanced NLP techniques</w:t>
      </w:r>
      <w:r w:rsidR="00651832">
        <w:rPr>
          <w:rFonts w:ascii="Times New Roman" w:eastAsia="Times New Roman" w:hAnsi="Times New Roman" w:cs="Times New Roman"/>
          <w:sz w:val="22"/>
          <w:szCs w:val="22"/>
        </w:rPr>
        <w:t xml:space="preserve"> (</w:t>
      </w:r>
      <w:proofErr w:type="spellStart"/>
      <w:r w:rsidR="00651832">
        <w:rPr>
          <w:rFonts w:ascii="Times New Roman" w:eastAsia="Times New Roman" w:hAnsi="Times New Roman" w:cs="Times New Roman"/>
          <w:sz w:val="22"/>
          <w:szCs w:val="22"/>
        </w:rPr>
        <w:t>Pecheni</w:t>
      </w:r>
      <w:r w:rsidR="00AB3701">
        <w:rPr>
          <w:rFonts w:ascii="Times New Roman" w:eastAsia="Times New Roman" w:hAnsi="Times New Roman" w:cs="Times New Roman"/>
          <w:sz w:val="22"/>
          <w:szCs w:val="22"/>
        </w:rPr>
        <w:t>c</w:t>
      </w:r>
      <w:r w:rsidR="00651832">
        <w:rPr>
          <w:rFonts w:ascii="Times New Roman" w:eastAsia="Times New Roman" w:hAnsi="Times New Roman" w:cs="Times New Roman"/>
          <w:sz w:val="22"/>
          <w:szCs w:val="22"/>
        </w:rPr>
        <w:t>k</w:t>
      </w:r>
      <w:proofErr w:type="spellEnd"/>
      <w:r w:rsidR="00AB3701">
        <w:rPr>
          <w:rFonts w:ascii="Times New Roman" w:eastAsia="Times New Roman" w:hAnsi="Times New Roman" w:cs="Times New Roman"/>
          <w:sz w:val="22"/>
          <w:szCs w:val="22"/>
        </w:rPr>
        <w:t xml:space="preserve"> et al. 2015; Schmidt et al. 2021)</w:t>
      </w:r>
      <w:r>
        <w:rPr>
          <w:rFonts w:ascii="Times New Roman" w:eastAsia="Times New Roman" w:hAnsi="Times New Roman" w:cs="Times New Roman"/>
          <w:sz w:val="22"/>
          <w:szCs w:val="22"/>
        </w:rPr>
        <w:t xml:space="preserve">. This trend is also evident to a lesser degree with recent archival exploration tools, such as the Digital Scholars Lab produced by Gale and JSTOR’s Text Analyzer beta tool. While </w:t>
      </w:r>
      <w:proofErr w:type="gramStart"/>
      <w:r>
        <w:rPr>
          <w:rFonts w:ascii="Times New Roman" w:eastAsia="Times New Roman" w:hAnsi="Times New Roman" w:cs="Times New Roman"/>
          <w:sz w:val="22"/>
          <w:szCs w:val="22"/>
        </w:rPr>
        <w:t>both of these</w:t>
      </w:r>
      <w:proofErr w:type="gramEnd"/>
      <w:r>
        <w:rPr>
          <w:rFonts w:ascii="Times New Roman" w:eastAsia="Times New Roman" w:hAnsi="Times New Roman" w:cs="Times New Roman"/>
          <w:sz w:val="22"/>
          <w:szCs w:val="22"/>
        </w:rPr>
        <w:t xml:space="preserve"> methods effectively incorporate computational methods in ways that enhance search functionality and research inquiry, in both cases modeling techniques are utilized with minimal control over parameters and do not </w:t>
      </w:r>
      <w:r>
        <w:rPr>
          <w:rFonts w:ascii="Times New Roman" w:eastAsia="Times New Roman" w:hAnsi="Times New Roman" w:cs="Times New Roman"/>
          <w:sz w:val="22"/>
          <w:szCs w:val="22"/>
        </w:rPr>
        <w:lastRenderedPageBreak/>
        <w:t>change to fit the limitations and possibilities of the underlying archive. Thus, neither tool is intended for or achieves the rigor of computational humanities scholarship.</w:t>
      </w:r>
    </w:p>
    <w:p w14:paraId="6ECA56AD" w14:textId="77777777" w:rsidR="004E7A7C" w:rsidRDefault="00000000">
      <w:pPr>
        <w:pStyle w:val="Heading2"/>
        <w:spacing w:before="280" w:after="280"/>
        <w:jc w:val="both"/>
      </w:pPr>
      <w:bookmarkStart w:id="56" w:name="_heading=h.2upikgvwztrz" w:colFirst="0" w:colLast="0"/>
      <w:bookmarkEnd w:id="56"/>
      <w:r>
        <w:t xml:space="preserve">Small-Scale Digital Projects </w:t>
      </w:r>
    </w:p>
    <w:p w14:paraId="636C0F06" w14:textId="77777777" w:rsidR="004E7A7C" w:rsidRDefault="00000000">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While Project Quintessence houses an archive of over sixty-thousand texts--over two billion tokens--it shares more in common thematically with smaller digital archives that aim for a higher level of research efficacy than the large-scale archives. These projects--often supported by research, institutions, and scholars of the digital and computational humanities--tend to emphasize curatorial control, transcription accuracy, representative sampling or strong thematic coherence of archives, and descriptive visualization techniques. Some examples of this style that were instructive to our work were Andrew Goldstone’s “</w:t>
      </w:r>
      <w:proofErr w:type="spellStart"/>
      <w:r>
        <w:rPr>
          <w:rFonts w:ascii="Times New Roman" w:eastAsia="Times New Roman" w:hAnsi="Times New Roman" w:cs="Times New Roman"/>
          <w:sz w:val="22"/>
          <w:szCs w:val="22"/>
        </w:rPr>
        <w:t>dfr</w:t>
      </w:r>
      <w:proofErr w:type="spellEnd"/>
      <w:r>
        <w:rPr>
          <w:rFonts w:ascii="Times New Roman" w:eastAsia="Times New Roman" w:hAnsi="Times New Roman" w:cs="Times New Roman"/>
          <w:sz w:val="22"/>
          <w:szCs w:val="22"/>
        </w:rPr>
        <w:t xml:space="preserve">-browser,” the </w:t>
      </w:r>
      <w:proofErr w:type="spellStart"/>
      <w:r>
        <w:rPr>
          <w:rFonts w:ascii="Times New Roman" w:eastAsia="Times New Roman" w:hAnsi="Times New Roman" w:cs="Times New Roman"/>
          <w:sz w:val="22"/>
          <w:szCs w:val="22"/>
        </w:rPr>
        <w:t>JeSeMe</w:t>
      </w:r>
      <w:proofErr w:type="spellEnd"/>
      <w:r>
        <w:rPr>
          <w:rFonts w:ascii="Times New Roman" w:eastAsia="Times New Roman" w:hAnsi="Times New Roman" w:cs="Times New Roman"/>
          <w:sz w:val="22"/>
          <w:szCs w:val="22"/>
        </w:rPr>
        <w:t xml:space="preserve"> Semantic Explorer project, and the English Broadside Ballad Archive (EBBA). Each of these projects emphasize different aspects of the dynamic exploratory archive model that we believe are all synthesized in Quintessence.</w:t>
      </w:r>
    </w:p>
    <w:p w14:paraId="438953D6" w14:textId="77777777" w:rsidR="004E7A7C" w:rsidRDefault="00000000">
      <w:pPr>
        <w:pStyle w:val="Heading2"/>
        <w:spacing w:before="280" w:after="280"/>
        <w:jc w:val="both"/>
      </w:pPr>
      <w:bookmarkStart w:id="57" w:name="_heading=h.4r9lztwdpuw1" w:colFirst="0" w:colLast="0"/>
      <w:bookmarkEnd w:id="57"/>
      <w:r>
        <w:t>Pre-Existing Work on EEBO-TCP</w:t>
      </w:r>
    </w:p>
    <w:p w14:paraId="06621FD9" w14:textId="5AF7A5DC"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third strain of influence upon our work has been projects specific to the Early English Books Online (EEBO) and EEBO Text Creation Partnership (EEBO-TCP) archives. As a digital archive, EEBO grew from the microfilm series of Early English Books that began in the </w:t>
      </w:r>
      <w:proofErr w:type="gramStart"/>
      <w:r>
        <w:rPr>
          <w:rFonts w:ascii="Times New Roman" w:eastAsia="Times New Roman" w:hAnsi="Times New Roman" w:cs="Times New Roman"/>
          <w:sz w:val="22"/>
          <w:szCs w:val="22"/>
        </w:rPr>
        <w:t>1930s, but</w:t>
      </w:r>
      <w:proofErr w:type="gramEnd"/>
      <w:r>
        <w:rPr>
          <w:rFonts w:ascii="Times New Roman" w:eastAsia="Times New Roman" w:hAnsi="Times New Roman" w:cs="Times New Roman"/>
          <w:sz w:val="22"/>
          <w:szCs w:val="22"/>
        </w:rPr>
        <w:t xml:space="preserve"> has since grown to encompass over 146,000 texts</w:t>
      </w:r>
      <w:r w:rsidR="00651832">
        <w:rPr>
          <w:rFonts w:ascii="Times New Roman" w:eastAsia="Times New Roman" w:hAnsi="Times New Roman" w:cs="Times New Roman"/>
          <w:sz w:val="22"/>
          <w:szCs w:val="22"/>
        </w:rPr>
        <w:t xml:space="preserve"> (McCollough 2019)</w:t>
      </w:r>
      <w:r>
        <w:rPr>
          <w:rFonts w:ascii="Times New Roman" w:eastAsia="Times New Roman" w:hAnsi="Times New Roman" w:cs="Times New Roman"/>
          <w:sz w:val="22"/>
          <w:szCs w:val="22"/>
        </w:rPr>
        <w:t xml:space="preserve">. Of these 146,000 texts, 60,331 have been transcribed using TEI markup through the EEBO-TCP project. EEBO is currently housed within the ProQuest digital archives, which has maintained the general emphasis on facsimile reproductions of physical items in the archive, and a limited </w:t>
      </w:r>
      <w:proofErr w:type="spellStart"/>
      <w:r>
        <w:rPr>
          <w:rFonts w:ascii="Times New Roman" w:eastAsia="Times New Roman" w:hAnsi="Times New Roman" w:cs="Times New Roman"/>
          <w:sz w:val="22"/>
          <w:szCs w:val="22"/>
        </w:rPr>
        <w:t>boolean</w:t>
      </w:r>
      <w:proofErr w:type="spellEnd"/>
      <w:r>
        <w:rPr>
          <w:rFonts w:ascii="Times New Roman" w:eastAsia="Times New Roman" w:hAnsi="Times New Roman" w:cs="Times New Roman"/>
          <w:sz w:val="22"/>
          <w:szCs w:val="22"/>
        </w:rPr>
        <w:t xml:space="preserve"> and keyword search functionality. </w:t>
      </w:r>
    </w:p>
    <w:p w14:paraId="7D6C78E8" w14:textId="77777777" w:rsidR="004E7A7C" w:rsidRDefault="00000000">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The greatest improvement on this current presentation of the archives has been undertaken in a joint project by Northwestern University and Washington University in St. Louis called Early Print. This archival project boasts both improvements to the EEBO-TCP transcriptions through inbuilt crowdsourcing functionality, along with </w:t>
      </w:r>
      <w:proofErr w:type="gramStart"/>
      <w:r>
        <w:rPr>
          <w:rFonts w:ascii="Times New Roman" w:eastAsia="Times New Roman" w:hAnsi="Times New Roman" w:cs="Times New Roman"/>
          <w:sz w:val="22"/>
          <w:szCs w:val="22"/>
        </w:rPr>
        <w:t>a number of</w:t>
      </w:r>
      <w:proofErr w:type="gramEnd"/>
      <w:r>
        <w:rPr>
          <w:rFonts w:ascii="Times New Roman" w:eastAsia="Times New Roman" w:hAnsi="Times New Roman" w:cs="Times New Roman"/>
          <w:sz w:val="22"/>
          <w:szCs w:val="22"/>
        </w:rPr>
        <w:t xml:space="preserve"> fascinating visualizations and experimentation with computational modeling to aid search and retrieval. Early Print</w:t>
      </w:r>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represents an exciting development in EEBO-TCP digital </w:t>
      </w:r>
      <w:proofErr w:type="gramStart"/>
      <w:r>
        <w:rPr>
          <w:rFonts w:ascii="Times New Roman" w:eastAsia="Times New Roman" w:hAnsi="Times New Roman" w:cs="Times New Roman"/>
          <w:sz w:val="22"/>
          <w:szCs w:val="22"/>
        </w:rPr>
        <w:t>projects, and</w:t>
      </w:r>
      <w:proofErr w:type="gramEnd"/>
      <w:r>
        <w:rPr>
          <w:rFonts w:ascii="Times New Roman" w:eastAsia="Times New Roman" w:hAnsi="Times New Roman" w:cs="Times New Roman"/>
          <w:sz w:val="22"/>
          <w:szCs w:val="22"/>
        </w:rPr>
        <w:t xml:space="preserve"> has the most in common with Project Quintessence of the projects discussed in this section. Nonetheless, we feel that there remains a need for a generalizable framework that more fully integrates texts with their many contexts through computational tools. We also aim to better synthesize many pre-existing tools and visualizations into a single extensible research apparatus. As such, our emphasis is on providing a tool of sufficient rigor that its results can be relied upon for digital humanities research in the EEBO-TCP archive.</w:t>
      </w:r>
    </w:p>
    <w:p w14:paraId="45675B82" w14:textId="2B475BB2" w:rsidR="004E7A7C" w:rsidRDefault="00000000">
      <w:pPr>
        <w:pStyle w:val="Heading1"/>
        <w:shd w:val="clear" w:color="auto" w:fill="FFFFFF"/>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DIMENSIONALITY AT SCALE</w:t>
      </w:r>
    </w:p>
    <w:p w14:paraId="292E748D" w14:textId="20151D8C" w:rsidR="004E7A7C" w:rsidRDefault="00000000">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Recent work in the digital humanities has rightly critiqued the over-reliance on spatial metaphors of analysis</w:t>
      </w:r>
      <w:r>
        <w:rPr>
          <w:rFonts w:ascii="Times New Roman" w:eastAsia="Times New Roman" w:hAnsi="Times New Roman" w:cs="Times New Roman"/>
          <w:sz w:val="22"/>
          <w:szCs w:val="22"/>
        </w:rPr>
        <w:t xml:space="preserve"> through terms like</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close-reading</w:t>
      </w: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 xml:space="preserve"> or </w:t>
      </w: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distant-reading</w:t>
      </w:r>
      <w:r>
        <w:rPr>
          <w:rFonts w:ascii="Times New Roman" w:eastAsia="Times New Roman" w:hAnsi="Times New Roman" w:cs="Times New Roman"/>
          <w:sz w:val="22"/>
          <w:szCs w:val="22"/>
        </w:rPr>
        <w:t>”</w:t>
      </w:r>
      <w:r w:rsidR="0096592A">
        <w:rPr>
          <w:rFonts w:ascii="Times New Roman" w:eastAsia="Times New Roman" w:hAnsi="Times New Roman" w:cs="Times New Roman"/>
          <w:sz w:val="22"/>
          <w:szCs w:val="22"/>
        </w:rPr>
        <w:t xml:space="preserve"> (Da 2019; Bode 2018).</w:t>
      </w:r>
      <w:r w:rsidR="0096592A">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 xml:space="preserve">Project Quintessence fully incorporates these critiques into its design. As such, conventional notions of scale collapse entirely when using our web tool for textual analysis: at the same time as a researcher is engaging in a “close reading” of a text, they can inspect the semantic associations of any word in the document with other documents written by that author, in that decade, or printed at that print </w:t>
      </w:r>
      <w:r>
        <w:rPr>
          <w:rFonts w:ascii="Times New Roman" w:eastAsia="Times New Roman" w:hAnsi="Times New Roman" w:cs="Times New Roman"/>
          <w:sz w:val="22"/>
          <w:szCs w:val="22"/>
        </w:rPr>
        <w:t>location</w:t>
      </w:r>
      <w:r>
        <w:rPr>
          <w:rFonts w:ascii="Times New Roman" w:eastAsia="Times New Roman" w:hAnsi="Times New Roman" w:cs="Times New Roman"/>
          <w:color w:val="000000"/>
          <w:sz w:val="22"/>
          <w:szCs w:val="22"/>
        </w:rPr>
        <w:t xml:space="preserve">. At the same time </w:t>
      </w:r>
      <w:proofErr w:type="gramStart"/>
      <w:r>
        <w:rPr>
          <w:rFonts w:ascii="Times New Roman" w:eastAsia="Times New Roman" w:hAnsi="Times New Roman" w:cs="Times New Roman"/>
          <w:color w:val="000000"/>
          <w:sz w:val="22"/>
          <w:szCs w:val="22"/>
        </w:rPr>
        <w:t>as</w:t>
      </w:r>
      <w:proofErr w:type="gramEnd"/>
      <w:r>
        <w:rPr>
          <w:rFonts w:ascii="Times New Roman" w:eastAsia="Times New Roman" w:hAnsi="Times New Roman" w:cs="Times New Roman"/>
          <w:color w:val="000000"/>
          <w:sz w:val="22"/>
          <w:szCs w:val="22"/>
        </w:rPr>
        <w:t xml:space="preserve"> one collects a personal archive of documents using our </w:t>
      </w:r>
      <w:proofErr w:type="spellStart"/>
      <w:r>
        <w:rPr>
          <w:rFonts w:ascii="Times New Roman" w:eastAsia="Times New Roman" w:hAnsi="Times New Roman" w:cs="Times New Roman"/>
          <w:color w:val="000000"/>
          <w:sz w:val="22"/>
          <w:szCs w:val="22"/>
        </w:rPr>
        <w:t>subsetting</w:t>
      </w:r>
      <w:proofErr w:type="spellEnd"/>
      <w:r>
        <w:rPr>
          <w:rFonts w:ascii="Times New Roman" w:eastAsia="Times New Roman" w:hAnsi="Times New Roman" w:cs="Times New Roman"/>
          <w:color w:val="000000"/>
          <w:sz w:val="22"/>
          <w:szCs w:val="22"/>
        </w:rPr>
        <w:t xml:space="preserve"> tool, one can also inspect the thematic topic distribution of that archive, and compare it to the distribution of topics in the corpus as a whole. These authorial, temporal, spatial, and thematic contexts allow for a renegotiation of how scale operates in textual analysis. Rather than having to choose between the closeness of a “human scale” or the distance of a “computational scale,” </w:t>
      </w:r>
      <w:r>
        <w:rPr>
          <w:rFonts w:ascii="Times New Roman" w:eastAsia="Times New Roman" w:hAnsi="Times New Roman" w:cs="Times New Roman"/>
          <w:color w:val="000000"/>
          <w:sz w:val="22"/>
          <w:szCs w:val="22"/>
        </w:rPr>
        <w:lastRenderedPageBreak/>
        <w:t>Quintessence instea</w:t>
      </w:r>
      <w:r>
        <w:rPr>
          <w:rFonts w:ascii="Times New Roman" w:eastAsia="Times New Roman" w:hAnsi="Times New Roman" w:cs="Times New Roman"/>
          <w:sz w:val="22"/>
          <w:szCs w:val="22"/>
        </w:rPr>
        <w:t xml:space="preserve">d encourages a </w:t>
      </w:r>
      <w:proofErr w:type="spellStart"/>
      <w:r>
        <w:rPr>
          <w:rFonts w:ascii="Times New Roman" w:eastAsia="Times New Roman" w:hAnsi="Times New Roman" w:cs="Times New Roman"/>
          <w:sz w:val="22"/>
          <w:szCs w:val="22"/>
        </w:rPr>
        <w:t>multiscalar</w:t>
      </w:r>
      <w:proofErr w:type="spellEnd"/>
      <w:r>
        <w:rPr>
          <w:rFonts w:ascii="Times New Roman" w:eastAsia="Times New Roman" w:hAnsi="Times New Roman" w:cs="Times New Roman"/>
          <w:sz w:val="22"/>
          <w:szCs w:val="22"/>
        </w:rPr>
        <w:t xml:space="preserve"> view of the corpus </w:t>
      </w:r>
      <w:r>
        <w:rPr>
          <w:rFonts w:ascii="Times New Roman" w:eastAsia="Times New Roman" w:hAnsi="Times New Roman" w:cs="Times New Roman"/>
          <w:color w:val="000000"/>
          <w:sz w:val="22"/>
          <w:szCs w:val="22"/>
        </w:rPr>
        <w:t>by emphasizing different units of analysis—word, document, or topic—each providing a unique approach to exploring the entire archive.</w:t>
      </w:r>
    </w:p>
    <w:p w14:paraId="763A1565" w14:textId="2F8D671B" w:rsidR="004E7A7C" w:rsidRDefault="00000000">
      <w:pPr>
        <w:spacing w:before="280" w:after="28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In summary, Project Quintessence de-emphasizes discussion of </w:t>
      </w:r>
      <w:r>
        <w:rPr>
          <w:rFonts w:ascii="Times New Roman" w:eastAsia="Times New Roman" w:hAnsi="Times New Roman" w:cs="Times New Roman"/>
          <w:i/>
          <w:sz w:val="22"/>
          <w:szCs w:val="22"/>
        </w:rPr>
        <w:t>scale</w:t>
      </w:r>
      <w:r>
        <w:rPr>
          <w:rFonts w:ascii="Times New Roman" w:eastAsia="Times New Roman" w:hAnsi="Times New Roman" w:cs="Times New Roman"/>
          <w:sz w:val="22"/>
          <w:szCs w:val="22"/>
        </w:rPr>
        <w:t xml:space="preserve"> that predominate in digital archival contexts, favoring instead a focus on </w:t>
      </w:r>
      <w:r>
        <w:rPr>
          <w:rFonts w:ascii="Times New Roman" w:eastAsia="Times New Roman" w:hAnsi="Times New Roman" w:cs="Times New Roman"/>
          <w:i/>
          <w:sz w:val="22"/>
          <w:szCs w:val="22"/>
        </w:rPr>
        <w:t>dimensionality.</w:t>
      </w:r>
      <w:r>
        <w:rPr>
          <w:rFonts w:ascii="Times New Roman" w:eastAsia="Times New Roman" w:hAnsi="Times New Roman" w:cs="Times New Roman"/>
          <w:sz w:val="22"/>
          <w:szCs w:val="22"/>
        </w:rPr>
        <w:t xml:space="preserve"> Prompted by the computational tools incorporated into our project, we describe token-, document-, and topic-level relationships in the archive as real and meaningful discursive relationships that can be explored through quantitative and inferential analysis despite not being reducible to the latter. The goal of computational modeling and data visualization can and should be the expansion of textual dimensionality in productive and meaningful ways. Moreover, we believe these visualizations should prioritize utility and interpretability for actual domain experts. That is why we chose tools and designed the site based on our own research priorities and those of our advisory team. In conversations with early users of Project Quintessence, we have observed that the site becomes more useful the better one understands the EEBO archive; the inverse trend of many out-of-the-box methods.</w:t>
      </w:r>
    </w:p>
    <w:p w14:paraId="2D53AB2B" w14:textId="77777777" w:rsidR="004E7A7C" w:rsidRDefault="00000000">
      <w:pPr>
        <w:pStyle w:val="Heading2"/>
        <w:spacing w:before="280" w:after="280"/>
        <w:jc w:val="both"/>
      </w:pPr>
      <w:bookmarkStart w:id="58" w:name="_heading=h.68ko2vmld8ws" w:colFirst="0" w:colLast="0"/>
      <w:bookmarkEnd w:id="58"/>
      <w:r>
        <w:t>Elements of Project Quintessence</w:t>
      </w:r>
    </w:p>
    <w:p w14:paraId="7DDA649D" w14:textId="3EE04BAA"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While a full catalog of all features of Project Quintessence exceeds the bounds of this paper, we outline here the two general modes of ingress into the EEBO-TCP archive that our site affords: a </w:t>
      </w:r>
      <w:r w:rsidR="00103AE0">
        <w:rPr>
          <w:rFonts w:ascii="Times New Roman" w:eastAsia="Times New Roman" w:hAnsi="Times New Roman" w:cs="Times New Roman"/>
          <w:sz w:val="22"/>
          <w:szCs w:val="22"/>
        </w:rPr>
        <w:t>Topic E</w:t>
      </w:r>
      <w:r>
        <w:rPr>
          <w:rFonts w:ascii="Times New Roman" w:eastAsia="Times New Roman" w:hAnsi="Times New Roman" w:cs="Times New Roman"/>
          <w:sz w:val="22"/>
          <w:szCs w:val="22"/>
        </w:rPr>
        <w:t xml:space="preserve">xploration view and a </w:t>
      </w:r>
      <w:r w:rsidR="00103AE0">
        <w:rPr>
          <w:rFonts w:ascii="Times New Roman" w:eastAsia="Times New Roman" w:hAnsi="Times New Roman" w:cs="Times New Roman"/>
          <w:sz w:val="22"/>
          <w:szCs w:val="22"/>
        </w:rPr>
        <w:t>Word</w:t>
      </w:r>
      <w:r>
        <w:rPr>
          <w:rFonts w:ascii="Times New Roman" w:eastAsia="Times New Roman" w:hAnsi="Times New Roman" w:cs="Times New Roman"/>
          <w:sz w:val="22"/>
          <w:szCs w:val="22"/>
        </w:rPr>
        <w:t xml:space="preserve"> Exploration view, with both views connecting back to the individual documents themselves. These two views incorporate multiple interactive and dynamic visualizations using statistical models trained on the documents of the EEBO-TCP archive. These modes are meant to be used in conjunction when the site is used for research purposes. By synthesizing multiple visualizations users can better uncover patterns, identify what each model has learned from the archive, and better understand the features of the archive itself.</w:t>
      </w:r>
    </w:p>
    <w:p w14:paraId="3E52CCA0" w14:textId="77777777" w:rsidR="004E7A7C" w:rsidRDefault="00000000">
      <w:pPr>
        <w:pStyle w:val="Heading3"/>
        <w:spacing w:after="280"/>
        <w:jc w:val="both"/>
        <w:rPr>
          <w:rFonts w:ascii="Times New Roman" w:eastAsia="Times New Roman" w:hAnsi="Times New Roman" w:cs="Times New Roman"/>
        </w:rPr>
      </w:pPr>
      <w:bookmarkStart w:id="59" w:name="_heading=h.t8q8l3udxze" w:colFirst="0" w:colLast="0"/>
      <w:bookmarkEnd w:id="59"/>
      <w:r>
        <w:rPr>
          <w:rFonts w:ascii="Times New Roman" w:eastAsia="Times New Roman" w:hAnsi="Times New Roman" w:cs="Times New Roman"/>
        </w:rPr>
        <w:t>Topic Exploration</w:t>
      </w:r>
    </w:p>
    <w:p w14:paraId="0980FE0E" w14:textId="2D89BA3A"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Since the emergence of topic modeling in the toolkits of Digital Humanities researchers a decade ago, it has been considered an archetypal “distant reading” method</w:t>
      </w:r>
      <w:r w:rsidR="00F648FA">
        <w:rPr>
          <w:rFonts w:ascii="Times New Roman" w:eastAsia="Times New Roman" w:hAnsi="Times New Roman" w:cs="Times New Roman"/>
          <w:sz w:val="22"/>
          <w:szCs w:val="22"/>
        </w:rPr>
        <w:t xml:space="preserve"> (Meeks and </w:t>
      </w:r>
      <w:proofErr w:type="spellStart"/>
      <w:r w:rsidR="00F648FA">
        <w:rPr>
          <w:rFonts w:ascii="Times New Roman" w:eastAsia="Times New Roman" w:hAnsi="Times New Roman" w:cs="Times New Roman"/>
          <w:sz w:val="22"/>
          <w:szCs w:val="22"/>
        </w:rPr>
        <w:t>Weingart</w:t>
      </w:r>
      <w:proofErr w:type="spellEnd"/>
      <w:r w:rsidR="00F648FA">
        <w:rPr>
          <w:rFonts w:ascii="Times New Roman" w:eastAsia="Times New Roman" w:hAnsi="Times New Roman" w:cs="Times New Roman"/>
          <w:sz w:val="22"/>
          <w:szCs w:val="22"/>
        </w:rPr>
        <w:t xml:space="preserve"> 2012)</w:t>
      </w:r>
      <w:r>
        <w:rPr>
          <w:rFonts w:ascii="Times New Roman" w:eastAsia="Times New Roman" w:hAnsi="Times New Roman" w:cs="Times New Roman"/>
          <w:sz w:val="22"/>
          <w:szCs w:val="22"/>
        </w:rPr>
        <w:t>.</w:t>
      </w:r>
      <w:r w:rsidR="008954A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The presentation of topic exploration in Project Quintessence recasts this association entirely. By integrating several different dynamic visualizations with database search, </w:t>
      </w:r>
      <w:proofErr w:type="spellStart"/>
      <w:r>
        <w:rPr>
          <w:rFonts w:ascii="Times New Roman" w:eastAsia="Times New Roman" w:hAnsi="Times New Roman" w:cs="Times New Roman"/>
          <w:sz w:val="22"/>
          <w:szCs w:val="22"/>
        </w:rPr>
        <w:t>subsetting</w:t>
      </w:r>
      <w:proofErr w:type="spellEnd"/>
      <w:r>
        <w:rPr>
          <w:rFonts w:ascii="Times New Roman" w:eastAsia="Times New Roman" w:hAnsi="Times New Roman" w:cs="Times New Roman"/>
          <w:sz w:val="22"/>
          <w:szCs w:val="22"/>
        </w:rPr>
        <w:t>, and indexing functions, the Topics page allows a seamless toggling between the topics themselves, search keywords, author, print date and location metadata, and hand-tagged text keywords from the EEBO-TCP team. Rather than a static abstraction of the archive, the topic model on our site depicts abstract relationships between each of these categories as tangible visual dimensions. Connecting the topics learned with our topic model with document level metadata opens opportunities for users of the site to explore the EEBO-TCP corpus from the top down and the bottom up. In addition, the interactive and dynamic visualizations allow for greater ability to judge and understand the models’ output. Lastly, the visualizations connect with the other models and visualizations of the site, to allow users to leverage the strengths of each model, and critically evaluate each model’s limitation. While corpus visualizations often invite an impression of cohesion and totality, the organization of our site works against this tendency. The limitations of each of our models can be directly explored within the site’s framework.</w:t>
      </w:r>
    </w:p>
    <w:p w14:paraId="349F1017" w14:textId="61EEE60E" w:rsidR="004E7A7C" w:rsidRDefault="00AB589F">
      <w:pPr>
        <w:spacing w:before="280" w:after="280"/>
        <w:jc w:val="both"/>
        <w:rPr>
          <w:ins w:id="60" w:author="Samuel Pizelo" w:date="2023-04-17T14:57:00Z"/>
          <w:rFonts w:ascii="Times New Roman" w:eastAsia="Times New Roman" w:hAnsi="Times New Roman" w:cs="Times New Roman"/>
          <w:sz w:val="22"/>
          <w:szCs w:val="22"/>
        </w:rPr>
      </w:pPr>
      <w:r>
        <w:rPr>
          <w:rFonts w:ascii="Times New Roman" w:eastAsia="Times New Roman" w:hAnsi="Times New Roman" w:cs="Times New Roman"/>
          <w:noProof/>
          <w:color w:val="000000"/>
          <w:sz w:val="31"/>
          <w:szCs w:val="31"/>
        </w:rPr>
        <w:lastRenderedPageBreak/>
        <w:drawing>
          <wp:inline distT="0" distB="0" distL="0" distR="0" wp14:anchorId="24FC8E1D" wp14:editId="66A42A71">
            <wp:extent cx="5943600" cy="6221095"/>
            <wp:effectExtent l="0" t="0" r="0" b="190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221095"/>
                    </a:xfrm>
                    <a:prstGeom prst="rect">
                      <a:avLst/>
                    </a:prstGeom>
                  </pic:spPr>
                </pic:pic>
              </a:graphicData>
            </a:graphic>
          </wp:inline>
        </w:drawing>
      </w:r>
    </w:p>
    <w:p w14:paraId="01D3F20F" w14:textId="668CD7C2" w:rsidR="005A5946" w:rsidRDefault="005A5946">
      <w:pPr>
        <w:spacing w:before="280" w:after="280"/>
        <w:jc w:val="both"/>
        <w:rPr>
          <w:rFonts w:ascii="Times New Roman" w:eastAsia="Times New Roman" w:hAnsi="Times New Roman" w:cs="Times New Roman"/>
          <w:sz w:val="22"/>
          <w:szCs w:val="22"/>
        </w:rPr>
      </w:pPr>
      <w:ins w:id="61" w:author="Samuel Pizelo" w:date="2023-04-17T14:57:00Z">
        <w:r>
          <w:rPr>
            <w:rFonts w:ascii="Times New Roman" w:eastAsia="Times New Roman" w:hAnsi="Times New Roman" w:cs="Times New Roman"/>
            <w:sz w:val="22"/>
            <w:szCs w:val="22"/>
          </w:rPr>
          <w:t xml:space="preserve">Figure 1. </w:t>
        </w:r>
      </w:ins>
      <w:ins w:id="62" w:author="Samuel Pizelo" w:date="2023-04-17T14:58:00Z">
        <w:r>
          <w:rPr>
            <w:rFonts w:ascii="Times New Roman" w:eastAsia="Times New Roman" w:hAnsi="Times New Roman" w:cs="Times New Roman"/>
            <w:sz w:val="22"/>
            <w:szCs w:val="22"/>
          </w:rPr>
          <w:t>Text Topics view. Each bubble represents</w:t>
        </w:r>
      </w:ins>
      <w:ins w:id="63" w:author="Samuel Pizelo" w:date="2023-04-17T14:59:00Z">
        <w:r>
          <w:rPr>
            <w:rFonts w:ascii="Times New Roman" w:eastAsia="Times New Roman" w:hAnsi="Times New Roman" w:cs="Times New Roman"/>
            <w:sz w:val="22"/>
            <w:szCs w:val="22"/>
          </w:rPr>
          <w:t xml:space="preserve"> one of seventy-five topics and is numbered accordingly.</w:t>
        </w:r>
      </w:ins>
    </w:p>
    <w:p w14:paraId="55391440" w14:textId="5CCDF384"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trained a topic model with seventy-five topics on the EEBO-TCP corpus: the topics are displayed in </w:t>
      </w:r>
      <w:del w:id="64" w:author="Samuel Pizelo" w:date="2023-04-17T14:59:00Z">
        <w:r w:rsidDel="005A5946">
          <w:rPr>
            <w:rFonts w:ascii="Times New Roman" w:eastAsia="Times New Roman" w:hAnsi="Times New Roman" w:cs="Times New Roman"/>
            <w:sz w:val="22"/>
            <w:szCs w:val="22"/>
          </w:rPr>
          <w:delText>the image</w:delText>
        </w:r>
      </w:del>
      <w:ins w:id="65" w:author="Samuel Pizelo" w:date="2023-04-17T14:59:00Z">
        <w:r w:rsidR="005A5946">
          <w:rPr>
            <w:rFonts w:ascii="Times New Roman" w:eastAsia="Times New Roman" w:hAnsi="Times New Roman" w:cs="Times New Roman"/>
            <w:sz w:val="22"/>
            <w:szCs w:val="22"/>
          </w:rPr>
          <w:t>Figure 1</w:t>
        </w:r>
      </w:ins>
      <w:r>
        <w:rPr>
          <w:rFonts w:ascii="Times New Roman" w:eastAsia="Times New Roman" w:hAnsi="Times New Roman" w:cs="Times New Roman"/>
          <w:sz w:val="22"/>
          <w:szCs w:val="22"/>
        </w:rPr>
        <w:t xml:space="preserve"> above as nodes in a bubble plot. Each node in the bubble plot represents a single topic scaled according to the proportion of the archive that was assigned to that topic. Proportions were estimated using the method described in the </w:t>
      </w:r>
      <w:r>
        <w:rPr>
          <w:rFonts w:ascii="Times New Roman" w:eastAsia="Times New Roman" w:hAnsi="Times New Roman" w:cs="Times New Roman"/>
          <w:sz w:val="22"/>
          <w:szCs w:val="22"/>
          <w:highlight w:val="white"/>
        </w:rPr>
        <w:t>LDAvis paper</w:t>
      </w:r>
      <w:r w:rsidR="008371D2">
        <w:rPr>
          <w:rFonts w:ascii="Times New Roman" w:eastAsia="Times New Roman" w:hAnsi="Times New Roman" w:cs="Times New Roman"/>
          <w:sz w:val="22"/>
          <w:szCs w:val="22"/>
        </w:rPr>
        <w:t xml:space="preserve"> (Sievert and Shirley 2014)</w:t>
      </w:r>
      <w:r>
        <w:rPr>
          <w:rFonts w:ascii="Times New Roman" w:eastAsia="Times New Roman" w:hAnsi="Times New Roman" w:cs="Times New Roman"/>
          <w:sz w:val="22"/>
          <w:szCs w:val="22"/>
        </w:rPr>
        <w:t>.</w:t>
      </w:r>
      <w:r>
        <w:rPr>
          <w:rFonts w:ascii="Times New Roman" w:eastAsia="Times New Roman" w:hAnsi="Times New Roman" w:cs="Times New Roman"/>
          <w:sz w:val="22"/>
          <w:szCs w:val="22"/>
          <w:vertAlign w:val="superscript"/>
        </w:rPr>
        <w:footnoteReference w:id="4"/>
      </w:r>
      <w:r>
        <w:rPr>
          <w:rFonts w:ascii="Times New Roman" w:eastAsia="Times New Roman" w:hAnsi="Times New Roman" w:cs="Times New Roman"/>
          <w:sz w:val="22"/>
          <w:szCs w:val="22"/>
        </w:rPr>
        <w:t xml:space="preserve"> The nodes are placed based on the coordinates of each topic mapped to two-dimensional space </w:t>
      </w:r>
      <w:del w:id="66" w:author="Samuel Pizelo" w:date="2023-04-17T15:49:00Z">
        <w:r w:rsidRPr="0068335A" w:rsidDel="0068335A">
          <w:rPr>
            <w:rFonts w:ascii="Times New Roman" w:eastAsia="Times New Roman" w:hAnsi="Times New Roman" w:cs="Times New Roman"/>
            <w:sz w:val="22"/>
            <w:szCs w:val="22"/>
          </w:rPr>
          <w:delText>through multidimensional scaling</w:delText>
        </w:r>
      </w:del>
      <w:ins w:id="67" w:author="Samuel Pizelo" w:date="2023-04-17T15:49:00Z">
        <w:r w:rsidR="0068335A" w:rsidRPr="0068335A">
          <w:rPr>
            <w:rFonts w:ascii="Times New Roman" w:eastAsia="Times New Roman" w:hAnsi="Times New Roman" w:cs="Times New Roman"/>
            <w:sz w:val="22"/>
            <w:szCs w:val="22"/>
          </w:rPr>
          <w:t>according to the</w:t>
        </w:r>
      </w:ins>
      <w:ins w:id="68" w:author="Samuel Pizelo" w:date="2023-04-17T15:44:00Z">
        <w:r w:rsidR="0070670D" w:rsidRPr="0068335A">
          <w:rPr>
            <w:rFonts w:ascii="Times New Roman" w:eastAsia="Times New Roman" w:hAnsi="Times New Roman" w:cs="Times New Roman"/>
            <w:sz w:val="22"/>
            <w:szCs w:val="22"/>
            <w:rPrChange w:id="69" w:author="Samuel Pizelo" w:date="2023-04-17T15:49:00Z">
              <w:rPr>
                <w:rFonts w:ascii="Times New Roman" w:eastAsia="Times New Roman" w:hAnsi="Times New Roman" w:cs="Times New Roman"/>
                <w:sz w:val="20"/>
                <w:szCs w:val="20"/>
              </w:rPr>
            </w:rPrChange>
          </w:rPr>
          <w:t xml:space="preserve"> calculated Jensen-Shannon </w:t>
        </w:r>
        <w:r w:rsidR="0070670D" w:rsidRPr="0068335A">
          <w:rPr>
            <w:rFonts w:ascii="Times New Roman" w:eastAsia="Times New Roman" w:hAnsi="Times New Roman" w:cs="Times New Roman"/>
            <w:sz w:val="22"/>
            <w:szCs w:val="22"/>
            <w:rPrChange w:id="70" w:author="Samuel Pizelo" w:date="2023-04-17T15:49:00Z">
              <w:rPr>
                <w:rFonts w:ascii="Times New Roman" w:eastAsia="Times New Roman" w:hAnsi="Times New Roman" w:cs="Times New Roman"/>
                <w:sz w:val="20"/>
                <w:szCs w:val="20"/>
              </w:rPr>
            </w:rPrChange>
          </w:rPr>
          <w:lastRenderedPageBreak/>
          <w:t>(JS) divergence of topic term probabilities</w:t>
        </w:r>
      </w:ins>
      <w:r w:rsidRPr="0068335A">
        <w:rPr>
          <w:rFonts w:ascii="Times New Roman" w:eastAsia="Times New Roman" w:hAnsi="Times New Roman" w:cs="Times New Roman"/>
          <w:sz w:val="22"/>
          <w:szCs w:val="22"/>
        </w:rPr>
        <w:t>.</w:t>
      </w:r>
      <w:r w:rsidRPr="0068335A">
        <w:rPr>
          <w:rFonts w:ascii="Times New Roman" w:eastAsia="Times New Roman" w:hAnsi="Times New Roman" w:cs="Times New Roman"/>
          <w:sz w:val="22"/>
          <w:szCs w:val="22"/>
          <w:vertAlign w:val="superscript"/>
        </w:rPr>
        <w:footnoteReference w:id="5"/>
      </w:r>
      <w:r w:rsidRPr="0068335A">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As a result, node proximity translates to similarity in topic composition. This means that nodes are roughly grouped based on topic similarity. This feature alone allows for novel observations of the archive: religious topics are close to philosophical and poetical ones, and scientific texts are close to nautical guides and recipe books.</w:t>
      </w:r>
    </w:p>
    <w:p w14:paraId="09CAC98C" w14:textId="77777777" w:rsidR="004E7A7C" w:rsidRDefault="00000000">
      <w:pPr>
        <w:spacing w:before="280" w:after="280"/>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aid visual exploration of the topic model, we have included hover-text for each topic, which can be modified by the user in the top-right dropdown to display the associated metadata that best fits their research question: “Top Keywords,” “Top Authors,” or “Top Locations” of text publication.</w:t>
      </w:r>
    </w:p>
    <w:p w14:paraId="43A2C1B9" w14:textId="77777777" w:rsidR="004E7A7C" w:rsidRDefault="004E7A7C">
      <w:pPr>
        <w:spacing w:before="280" w:after="280"/>
        <w:jc w:val="both"/>
        <w:rPr>
          <w:rFonts w:ascii="Times New Roman" w:eastAsia="Times New Roman" w:hAnsi="Times New Roman" w:cs="Times New Roman"/>
          <w:sz w:val="22"/>
          <w:szCs w:val="22"/>
        </w:rPr>
      </w:pPr>
    </w:p>
    <w:p w14:paraId="55EEA315" w14:textId="77777777" w:rsidR="004E7A7C" w:rsidRDefault="00000000" w:rsidP="00AA5F48">
      <w:pPr>
        <w:spacing w:before="280" w:after="280"/>
        <w:jc w:val="center"/>
        <w:rPr>
          <w:ins w:id="73" w:author="Samuel Pizelo" w:date="2023-04-17T14:59:00Z"/>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DBBB4BC" wp14:editId="4FD368F0">
            <wp:extent cx="4917989" cy="4893276"/>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035942" cy="5010636"/>
                    </a:xfrm>
                    <a:prstGeom prst="rect">
                      <a:avLst/>
                    </a:prstGeom>
                    <a:ln/>
                  </pic:spPr>
                </pic:pic>
              </a:graphicData>
            </a:graphic>
          </wp:inline>
        </w:drawing>
      </w:r>
    </w:p>
    <w:p w14:paraId="50C08EFA" w14:textId="2E5BBE96" w:rsidR="005A5946" w:rsidRDefault="005A5946" w:rsidP="00AA5F48">
      <w:pPr>
        <w:spacing w:before="280" w:after="280"/>
        <w:jc w:val="center"/>
        <w:rPr>
          <w:rFonts w:ascii="Times New Roman" w:eastAsia="Times New Roman" w:hAnsi="Times New Roman" w:cs="Times New Roman"/>
          <w:sz w:val="22"/>
          <w:szCs w:val="22"/>
        </w:rPr>
      </w:pPr>
      <w:ins w:id="74" w:author="Samuel Pizelo" w:date="2023-04-17T14:59:00Z">
        <w:r>
          <w:rPr>
            <w:rFonts w:ascii="Times New Roman" w:eastAsia="Times New Roman" w:hAnsi="Times New Roman" w:cs="Times New Roman"/>
            <w:sz w:val="22"/>
            <w:szCs w:val="22"/>
          </w:rPr>
          <w:t>Figure 2. Text Top</w:t>
        </w:r>
      </w:ins>
      <w:ins w:id="75" w:author="Samuel Pizelo" w:date="2023-04-17T15:00:00Z">
        <w:r>
          <w:rPr>
            <w:rFonts w:ascii="Times New Roman" w:eastAsia="Times New Roman" w:hAnsi="Times New Roman" w:cs="Times New Roman"/>
            <w:sz w:val="22"/>
            <w:szCs w:val="22"/>
          </w:rPr>
          <w:t>ics view. Topic bubbles are scaled according to importance of search term for topic.</w:t>
        </w:r>
      </w:ins>
    </w:p>
    <w:p w14:paraId="3EF34468" w14:textId="2479C647"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to displaying the topic proportions for the archive, the scatter plot can be rescaled to reflect the topic proportions for each word (in this case the number of times the word has been assigned to each topic</w:t>
      </w:r>
      <w:ins w:id="76" w:author="Samuel Pizelo" w:date="2023-04-17T15:01:00Z">
        <w:r w:rsidR="005A5946">
          <w:rPr>
            <w:rFonts w:ascii="Times New Roman" w:eastAsia="Times New Roman" w:hAnsi="Times New Roman" w:cs="Times New Roman"/>
            <w:sz w:val="22"/>
            <w:szCs w:val="22"/>
          </w:rPr>
          <w:t xml:space="preserve"> </w:t>
        </w:r>
        <w:r w:rsidR="005A5946">
          <w:rPr>
            <w:rFonts w:ascii="Times New Roman" w:eastAsia="Times New Roman" w:hAnsi="Times New Roman" w:cs="Times New Roman"/>
            <w:sz w:val="22"/>
            <w:szCs w:val="22"/>
          </w:rPr>
          <w:lastRenderedPageBreak/>
          <w:t>– see Fig. 2</w:t>
        </w:r>
      </w:ins>
      <w:r>
        <w:rPr>
          <w:rFonts w:ascii="Times New Roman" w:eastAsia="Times New Roman" w:hAnsi="Times New Roman" w:cs="Times New Roman"/>
          <w:sz w:val="22"/>
          <w:szCs w:val="22"/>
        </w:rPr>
        <w:t>). The display above reflects how the scale of each node is dynamically shifted to reflect the importance of each topic for the searched word.</w:t>
      </w:r>
    </w:p>
    <w:p w14:paraId="15941337" w14:textId="77777777" w:rsidR="004E7A7C" w:rsidRDefault="00000000">
      <w:pPr>
        <w:spacing w:before="280" w:after="280"/>
        <w:jc w:val="both"/>
        <w:rPr>
          <w:ins w:id="77" w:author="Samuel Pizelo" w:date="2023-04-17T15:01:00Z"/>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CD03C76" wp14:editId="2BAC35C3">
            <wp:extent cx="3267075" cy="64198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67075" cy="6419850"/>
                    </a:xfrm>
                    <a:prstGeom prst="rect">
                      <a:avLst/>
                    </a:prstGeom>
                    <a:ln/>
                  </pic:spPr>
                </pic:pic>
              </a:graphicData>
            </a:graphic>
          </wp:inline>
        </w:drawing>
      </w:r>
    </w:p>
    <w:p w14:paraId="79F60FBA" w14:textId="4C2A7FCD" w:rsidR="005A5946" w:rsidRDefault="005A5946">
      <w:pPr>
        <w:spacing w:before="280" w:after="280"/>
        <w:jc w:val="both"/>
        <w:rPr>
          <w:rFonts w:ascii="Times New Roman" w:eastAsia="Times New Roman" w:hAnsi="Times New Roman" w:cs="Times New Roman"/>
          <w:sz w:val="22"/>
          <w:szCs w:val="22"/>
        </w:rPr>
      </w:pPr>
      <w:ins w:id="78" w:author="Samuel Pizelo" w:date="2023-04-17T15:01:00Z">
        <w:r>
          <w:rPr>
            <w:rFonts w:ascii="Times New Roman" w:eastAsia="Times New Roman" w:hAnsi="Times New Roman" w:cs="Times New Roman"/>
            <w:sz w:val="22"/>
            <w:szCs w:val="22"/>
          </w:rPr>
          <w:t xml:space="preserve">Figure 3. </w:t>
        </w:r>
      </w:ins>
      <w:ins w:id="79" w:author="Samuel Pizelo" w:date="2023-04-17T15:03:00Z">
        <w:r>
          <w:rPr>
            <w:rFonts w:ascii="Times New Roman" w:eastAsia="Times New Roman" w:hAnsi="Times New Roman" w:cs="Times New Roman"/>
            <w:sz w:val="22"/>
            <w:szCs w:val="22"/>
          </w:rPr>
          <w:t>Topic terms histogram</w:t>
        </w:r>
      </w:ins>
      <w:ins w:id="80" w:author="Samuel Pizelo" w:date="2023-04-17T15:04:00Z">
        <w:r>
          <w:rPr>
            <w:rFonts w:ascii="Times New Roman" w:eastAsia="Times New Roman" w:hAnsi="Times New Roman" w:cs="Times New Roman"/>
            <w:sz w:val="22"/>
            <w:szCs w:val="22"/>
          </w:rPr>
          <w:t xml:space="preserve">. Words are ranked by importance to topic. </w:t>
        </w:r>
        <w:del w:id="81" w:author="Arthur V Koehl" w:date="2023-04-18T16:44:00Z">
          <w:r w:rsidRPr="00F6791B" w:rsidDel="004732E7">
            <w:rPr>
              <w:rFonts w:ascii="Times New Roman" w:eastAsia="Times New Roman" w:hAnsi="Times New Roman" w:cs="Times New Roman"/>
              <w:sz w:val="22"/>
              <w:szCs w:val="22"/>
              <w:highlight w:val="yellow"/>
              <w:rPrChange w:id="82" w:author="Samuel Pizelo" w:date="2023-04-17T15:06:00Z">
                <w:rPr>
                  <w:rFonts w:ascii="Times New Roman" w:eastAsia="Times New Roman" w:hAnsi="Times New Roman" w:cs="Times New Roman"/>
                  <w:sz w:val="22"/>
                  <w:szCs w:val="22"/>
                </w:rPr>
              </w:rPrChange>
            </w:rPr>
            <w:delText>Relevance metric adjust</w:delText>
          </w:r>
        </w:del>
      </w:ins>
      <w:ins w:id="83" w:author="Samuel Pizelo" w:date="2023-04-17T15:05:00Z">
        <w:del w:id="84" w:author="Arthur V Koehl" w:date="2023-04-18T16:44:00Z">
          <w:r w:rsidRPr="00F6791B" w:rsidDel="004732E7">
            <w:rPr>
              <w:rFonts w:ascii="Times New Roman" w:eastAsia="Times New Roman" w:hAnsi="Times New Roman" w:cs="Times New Roman"/>
              <w:sz w:val="22"/>
              <w:szCs w:val="22"/>
              <w:highlight w:val="yellow"/>
              <w:rPrChange w:id="85" w:author="Samuel Pizelo" w:date="2023-04-17T15:06:00Z">
                <w:rPr>
                  <w:rFonts w:ascii="Times New Roman" w:eastAsia="Times New Roman" w:hAnsi="Times New Roman" w:cs="Times New Roman"/>
                  <w:sz w:val="22"/>
                  <w:szCs w:val="22"/>
                </w:rPr>
              </w:rPrChange>
            </w:rPr>
            <w:delText xml:space="preserve">s </w:delText>
          </w:r>
        </w:del>
      </w:ins>
      <w:ins w:id="86" w:author="Samuel Pizelo" w:date="2023-04-17T15:06:00Z">
        <w:del w:id="87" w:author="Arthur V Koehl" w:date="2023-04-18T16:44:00Z">
          <w:r w:rsidRPr="00F6791B" w:rsidDel="004732E7">
            <w:rPr>
              <w:rFonts w:ascii="Times New Roman" w:eastAsia="Times New Roman" w:hAnsi="Times New Roman" w:cs="Times New Roman"/>
              <w:sz w:val="22"/>
              <w:szCs w:val="22"/>
              <w:highlight w:val="yellow"/>
              <w:rPrChange w:id="88" w:author="Samuel Pizelo" w:date="2023-04-17T15:06:00Z">
                <w:rPr>
                  <w:rFonts w:ascii="Times New Roman" w:eastAsia="Times New Roman" w:hAnsi="Times New Roman" w:cs="Times New Roman"/>
                  <w:sz w:val="22"/>
                  <w:szCs w:val="22"/>
                </w:rPr>
              </w:rPrChange>
            </w:rPr>
            <w:delText>sigma of</w:delText>
          </w:r>
          <w:r w:rsidR="00F6791B" w:rsidRPr="00F6791B" w:rsidDel="004732E7">
            <w:rPr>
              <w:rFonts w:ascii="Times New Roman" w:eastAsia="Times New Roman" w:hAnsi="Times New Roman" w:cs="Times New Roman"/>
              <w:sz w:val="22"/>
              <w:szCs w:val="22"/>
              <w:highlight w:val="yellow"/>
              <w:rPrChange w:id="89" w:author="Samuel Pizelo" w:date="2023-04-17T15:06:00Z">
                <w:rPr>
                  <w:rFonts w:ascii="Times New Roman" w:eastAsia="Times New Roman" w:hAnsi="Times New Roman" w:cs="Times New Roman"/>
                  <w:sz w:val="22"/>
                  <w:szCs w:val="22"/>
                </w:rPr>
              </w:rPrChange>
            </w:rPr>
            <w:delText xml:space="preserve"> word importance ranking</w:delText>
          </w:r>
          <w:r w:rsidR="00F6791B" w:rsidDel="004732E7">
            <w:rPr>
              <w:rFonts w:ascii="Times New Roman" w:eastAsia="Times New Roman" w:hAnsi="Times New Roman" w:cs="Times New Roman"/>
              <w:sz w:val="22"/>
              <w:szCs w:val="22"/>
            </w:rPr>
            <w:delText xml:space="preserve"> </w:delText>
          </w:r>
        </w:del>
      </w:ins>
      <w:ins w:id="90" w:author="Arthur V Koehl" w:date="2023-04-18T16:44:00Z">
        <w:r w:rsidR="004732E7">
          <w:rPr>
            <w:rFonts w:ascii="Times New Roman" w:eastAsia="Times New Roman" w:hAnsi="Times New Roman" w:cs="Times New Roman"/>
            <w:sz w:val="22"/>
            <w:szCs w:val="22"/>
          </w:rPr>
          <w:t>Adjusting the relevance metric reweights the scores for each term</w:t>
        </w:r>
      </w:ins>
      <w:ins w:id="91" w:author="Arthur V Koehl" w:date="2023-04-18T16:45:00Z">
        <w:r w:rsidR="004732E7">
          <w:rPr>
            <w:rFonts w:ascii="Times New Roman" w:eastAsia="Times New Roman" w:hAnsi="Times New Roman" w:cs="Times New Roman"/>
            <w:sz w:val="22"/>
            <w:szCs w:val="22"/>
          </w:rPr>
          <w:t xml:space="preserve">, </w:t>
        </w:r>
      </w:ins>
      <w:ins w:id="92" w:author="Arthur V Koehl" w:date="2023-04-18T16:47:00Z">
        <w:r w:rsidR="004732E7">
          <w:rPr>
            <w:rFonts w:ascii="Times New Roman" w:eastAsia="Times New Roman" w:hAnsi="Times New Roman" w:cs="Times New Roman"/>
            <w:sz w:val="22"/>
            <w:szCs w:val="22"/>
          </w:rPr>
          <w:t xml:space="preserve">the lower the value for the metric the more words that </w:t>
        </w:r>
      </w:ins>
      <w:ins w:id="93" w:author="Arthur V Koehl" w:date="2023-04-18T16:48:00Z">
        <w:r w:rsidR="004732E7">
          <w:rPr>
            <w:rFonts w:ascii="Times New Roman" w:eastAsia="Times New Roman" w:hAnsi="Times New Roman" w:cs="Times New Roman"/>
            <w:sz w:val="22"/>
            <w:szCs w:val="22"/>
          </w:rPr>
          <w:t xml:space="preserve">are unique to that topic are boosted </w:t>
        </w:r>
      </w:ins>
      <w:ins w:id="94" w:author="Samuel Pizelo" w:date="2023-04-17T15:06:00Z">
        <w:r w:rsidR="00F6791B">
          <w:rPr>
            <w:rFonts w:ascii="Times New Roman" w:eastAsia="Times New Roman" w:hAnsi="Times New Roman" w:cs="Times New Roman"/>
            <w:sz w:val="22"/>
            <w:szCs w:val="22"/>
          </w:rPr>
          <w:t>according to the formula found in Sievert and Shirley 2014.</w:t>
        </w:r>
      </w:ins>
    </w:p>
    <w:p w14:paraId="6CB1D8C1" w14:textId="0AE3D1F6" w:rsidR="004E7A7C"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the right of the topic visualization proper is another companion visualization (</w:t>
      </w:r>
      <w:del w:id="95" w:author="Samuel Pizelo" w:date="2023-04-17T15:02:00Z">
        <w:r w:rsidDel="005A5946">
          <w:rPr>
            <w:rFonts w:ascii="Times New Roman" w:eastAsia="Times New Roman" w:hAnsi="Times New Roman" w:cs="Times New Roman"/>
            <w:sz w:val="22"/>
            <w:szCs w:val="22"/>
          </w:rPr>
          <w:delText>shown above</w:delText>
        </w:r>
      </w:del>
      <w:ins w:id="96" w:author="Samuel Pizelo" w:date="2023-04-17T15:02:00Z">
        <w:r w:rsidR="005A5946">
          <w:rPr>
            <w:rFonts w:ascii="Times New Roman" w:eastAsia="Times New Roman" w:hAnsi="Times New Roman" w:cs="Times New Roman"/>
            <w:sz w:val="22"/>
            <w:szCs w:val="22"/>
          </w:rPr>
          <w:t>Fig. 3</w:t>
        </w:r>
      </w:ins>
      <w:r>
        <w:rPr>
          <w:rFonts w:ascii="Times New Roman" w:eastAsia="Times New Roman" w:hAnsi="Times New Roman" w:cs="Times New Roman"/>
          <w:sz w:val="22"/>
          <w:szCs w:val="22"/>
        </w:rPr>
        <w:t xml:space="preserve">), which depicts the thirty most important words for that topic. The red bar in this stacked bar plot represents the prevalence of </w:t>
      </w:r>
      <w:r>
        <w:rPr>
          <w:rFonts w:ascii="Times New Roman" w:eastAsia="Times New Roman" w:hAnsi="Times New Roman" w:cs="Times New Roman"/>
          <w:sz w:val="22"/>
          <w:szCs w:val="22"/>
        </w:rPr>
        <w:lastRenderedPageBreak/>
        <w:t>the word within the selected topic, while the blue bar represents the total occurrences of the word throughout the entire archive. To better understand the particularities of a specific topic, we have implemented a “Relevance Metric,” also modeled on the LDAvis package, which allows the user to preference words that are uniquely important to the selected topic (e.g., “promise”) rather than words that tend to be overrepresented across the archive and are thus important to many topics (e.g., “god”)</w:t>
      </w:r>
      <w:r w:rsidR="008371D2">
        <w:rPr>
          <w:rFonts w:ascii="Times New Roman" w:eastAsia="Times New Roman" w:hAnsi="Times New Roman" w:cs="Times New Roman"/>
          <w:sz w:val="22"/>
          <w:szCs w:val="22"/>
        </w:rPr>
        <w:t xml:space="preserve"> (Sievert and Shirley 2014)</w:t>
      </w:r>
      <w:r>
        <w:rPr>
          <w:rFonts w:ascii="Times New Roman" w:eastAsia="Times New Roman" w:hAnsi="Times New Roman" w:cs="Times New Roman"/>
          <w:sz w:val="22"/>
          <w:szCs w:val="22"/>
        </w:rPr>
        <w:t>.</w:t>
      </w:r>
    </w:p>
    <w:p w14:paraId="7DD551A8" w14:textId="77777777" w:rsidR="004E7A7C" w:rsidRDefault="00000000">
      <w:pPr>
        <w:spacing w:before="280" w:after="280"/>
        <w:jc w:val="both"/>
        <w:rPr>
          <w:ins w:id="97" w:author="Samuel Pizelo" w:date="2023-04-17T15:07:00Z"/>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8974AD7" wp14:editId="2F1EDB25">
            <wp:extent cx="4000500" cy="5219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000500" cy="5219700"/>
                    </a:xfrm>
                    <a:prstGeom prst="rect">
                      <a:avLst/>
                    </a:prstGeom>
                    <a:ln/>
                  </pic:spPr>
                </pic:pic>
              </a:graphicData>
            </a:graphic>
          </wp:inline>
        </w:drawing>
      </w:r>
    </w:p>
    <w:p w14:paraId="79D85FAA" w14:textId="6582C2A1" w:rsidR="00CC3E05" w:rsidRDefault="00CC3E05">
      <w:pPr>
        <w:spacing w:before="280" w:after="280"/>
        <w:jc w:val="both"/>
        <w:rPr>
          <w:rFonts w:ascii="Times New Roman" w:eastAsia="Times New Roman" w:hAnsi="Times New Roman" w:cs="Times New Roman"/>
          <w:sz w:val="22"/>
          <w:szCs w:val="22"/>
        </w:rPr>
      </w:pPr>
      <w:ins w:id="98" w:author="Samuel Pizelo" w:date="2023-04-17T15:07:00Z">
        <w:r>
          <w:rPr>
            <w:rFonts w:ascii="Times New Roman" w:eastAsia="Times New Roman" w:hAnsi="Times New Roman" w:cs="Times New Roman"/>
            <w:sz w:val="22"/>
            <w:szCs w:val="22"/>
          </w:rPr>
          <w:t>Figure 4. Topic info tab</w:t>
        </w:r>
      </w:ins>
      <w:ins w:id="99" w:author="Samuel Pizelo" w:date="2023-04-17T15:08:00Z">
        <w:r>
          <w:rPr>
            <w:rFonts w:ascii="Times New Roman" w:eastAsia="Times New Roman" w:hAnsi="Times New Roman" w:cs="Times New Roman"/>
            <w:sz w:val="22"/>
            <w:szCs w:val="22"/>
          </w:rPr>
          <w:t xml:space="preserve">. </w:t>
        </w:r>
      </w:ins>
      <w:ins w:id="100" w:author="Samuel Pizelo" w:date="2023-04-17T15:07:00Z">
        <w:r>
          <w:rPr>
            <w:rFonts w:ascii="Times New Roman" w:eastAsia="Times New Roman" w:hAnsi="Times New Roman" w:cs="Times New Roman"/>
            <w:sz w:val="22"/>
            <w:szCs w:val="22"/>
          </w:rPr>
          <w:t xml:space="preserve">Histogram displays </w:t>
        </w:r>
      </w:ins>
      <w:ins w:id="101" w:author="Samuel Pizelo" w:date="2023-04-17T15:08:00Z">
        <w:r>
          <w:rPr>
            <w:rFonts w:ascii="Times New Roman" w:eastAsia="Times New Roman" w:hAnsi="Times New Roman" w:cs="Times New Roman"/>
            <w:sz w:val="22"/>
            <w:szCs w:val="22"/>
          </w:rPr>
          <w:t>topic proportion</w:t>
        </w:r>
      </w:ins>
      <w:ins w:id="102" w:author="Samuel Pizelo" w:date="2023-04-17T15:07:00Z">
        <w:r>
          <w:rPr>
            <w:rFonts w:ascii="Times New Roman" w:eastAsia="Times New Roman" w:hAnsi="Times New Roman" w:cs="Times New Roman"/>
            <w:sz w:val="22"/>
            <w:szCs w:val="22"/>
          </w:rPr>
          <w:t xml:space="preserve"> of entire corpus</w:t>
        </w:r>
      </w:ins>
      <w:ins w:id="103" w:author="Samuel Pizelo" w:date="2023-04-17T15:08:00Z">
        <w:r>
          <w:rPr>
            <w:rFonts w:ascii="Times New Roman" w:eastAsia="Times New Roman" w:hAnsi="Times New Roman" w:cs="Times New Roman"/>
            <w:sz w:val="22"/>
            <w:szCs w:val="22"/>
          </w:rPr>
          <w:t xml:space="preserve"> per decade in percentages.</w:t>
        </w:r>
      </w:ins>
    </w:p>
    <w:p w14:paraId="7BAA8972" w14:textId="78874C55"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But again, the design of the topics page insists on a contextual understanding of each topic. The “Info” tab for each topic will display the </w:t>
      </w:r>
      <w:del w:id="104" w:author="Samuel Pizelo" w:date="2023-04-17T15:08:00Z">
        <w:r w:rsidDel="00CC3E05">
          <w:rPr>
            <w:rFonts w:ascii="Times New Roman" w:eastAsia="Times New Roman" w:hAnsi="Times New Roman" w:cs="Times New Roman"/>
            <w:sz w:val="22"/>
            <w:szCs w:val="22"/>
          </w:rPr>
          <w:delText xml:space="preserve">above information, including the </w:delText>
        </w:r>
      </w:del>
      <w:r>
        <w:rPr>
          <w:rFonts w:ascii="Times New Roman" w:eastAsia="Times New Roman" w:hAnsi="Times New Roman" w:cs="Times New Roman"/>
          <w:sz w:val="22"/>
          <w:szCs w:val="22"/>
        </w:rPr>
        <w:t>proportion of the archive captured by that topic in each decade and the top authors, text keywords, and print locations associated with that topic</w:t>
      </w:r>
      <w:ins w:id="105" w:author="Samuel Pizelo" w:date="2023-04-17T15:08:00Z">
        <w:r w:rsidR="00CC3E05">
          <w:rPr>
            <w:rFonts w:ascii="Times New Roman" w:eastAsia="Times New Roman" w:hAnsi="Times New Roman" w:cs="Times New Roman"/>
            <w:sz w:val="22"/>
            <w:szCs w:val="22"/>
          </w:rPr>
          <w:t xml:space="preserve"> (Fig. 4)</w:t>
        </w:r>
      </w:ins>
      <w:r>
        <w:rPr>
          <w:rFonts w:ascii="Times New Roman" w:eastAsia="Times New Roman" w:hAnsi="Times New Roman" w:cs="Times New Roman"/>
          <w:sz w:val="22"/>
          <w:szCs w:val="22"/>
        </w:rPr>
        <w:t>. In addition, the latter metadata categories can be explored for each decade of the archive. This feature might allow a researcher to answer questions such as; “which print locations were printing herbals in the 1620</w:t>
      </w:r>
      <w:proofErr w:type="gramStart"/>
      <w:r>
        <w:rPr>
          <w:rFonts w:ascii="Times New Roman" w:eastAsia="Times New Roman" w:hAnsi="Times New Roman" w:cs="Times New Roman"/>
          <w:sz w:val="22"/>
          <w:szCs w:val="22"/>
        </w:rPr>
        <w:t>s?,</w:t>
      </w:r>
      <w:proofErr w:type="gramEnd"/>
      <w:r>
        <w:rPr>
          <w:rFonts w:ascii="Times New Roman" w:eastAsia="Times New Roman" w:hAnsi="Times New Roman" w:cs="Times New Roman"/>
          <w:sz w:val="22"/>
          <w:szCs w:val="22"/>
        </w:rPr>
        <w:t>” or “which authors most heavily employed New Testament biblical language around 1700?”</w:t>
      </w:r>
      <w:r w:rsidR="003751D5">
        <w:rPr>
          <w:rFonts w:ascii="Times New Roman" w:eastAsia="Times New Roman" w:hAnsi="Times New Roman" w:cs="Times New Roman"/>
          <w:sz w:val="22"/>
          <w:szCs w:val="22"/>
        </w:rPr>
        <w:t xml:space="preserve"> These increases in the textual dimensionality of the EEBO-TCP archive help researchers </w:t>
      </w:r>
      <w:r w:rsidR="003E6A6F">
        <w:rPr>
          <w:rFonts w:ascii="Times New Roman" w:eastAsia="Times New Roman" w:hAnsi="Times New Roman" w:cs="Times New Roman"/>
          <w:sz w:val="22"/>
          <w:szCs w:val="22"/>
        </w:rPr>
        <w:t>forge</w:t>
      </w:r>
      <w:r w:rsidR="003751D5">
        <w:rPr>
          <w:rFonts w:ascii="Times New Roman" w:eastAsia="Times New Roman" w:hAnsi="Times New Roman" w:cs="Times New Roman"/>
          <w:sz w:val="22"/>
          <w:szCs w:val="22"/>
        </w:rPr>
        <w:t xml:space="preserve"> new relationships with the texts themselves.</w:t>
      </w:r>
    </w:p>
    <w:p w14:paraId="5867DE83" w14:textId="77777777" w:rsidR="004E7A7C" w:rsidRDefault="00000000">
      <w:pPr>
        <w:pStyle w:val="Heading4"/>
        <w:keepNext w:val="0"/>
        <w:keepLines w:val="0"/>
        <w:jc w:val="both"/>
      </w:pPr>
      <w:bookmarkStart w:id="106" w:name="_heading=h.16wy5zwf5byu" w:colFirst="0" w:colLast="0"/>
      <w:bookmarkEnd w:id="106"/>
      <w:r>
        <w:lastRenderedPageBreak/>
        <w:t>Topics Over Time</w:t>
      </w:r>
    </w:p>
    <w:p w14:paraId="23D02A6C" w14:textId="77777777" w:rsidR="004E7A7C"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3F83B1E" w14:textId="7ECF1E2F" w:rsidR="004E7A7C" w:rsidDel="00CC3E05" w:rsidRDefault="00000000" w:rsidP="006F1032">
      <w:pPr>
        <w:jc w:val="both"/>
        <w:rPr>
          <w:del w:id="107" w:author="Samuel Pizelo" w:date="2023-04-17T15:09:00Z"/>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EEBO-TCP archive contains texts from 1473-1700. We provide users two ways to explore the evolution of the topics covered in the archive over this time range. A well-known limitation of LDA </w:t>
      </w:r>
      <w:r w:rsidRPr="00635BBC">
        <w:rPr>
          <w:rFonts w:ascii="Times New Roman" w:eastAsia="Times New Roman" w:hAnsi="Times New Roman" w:cs="Times New Roman"/>
          <w:sz w:val="22"/>
          <w:szCs w:val="22"/>
        </w:rPr>
        <w:t>Gibbs topic modeling is that the model</w:t>
      </w:r>
      <w:r w:rsidR="00635BBC" w:rsidRPr="00635BBC">
        <w:rPr>
          <w:rFonts w:ascii="Times New Roman" w:eastAsia="Times New Roman" w:hAnsi="Times New Roman" w:cs="Times New Roman"/>
          <w:sz w:val="22"/>
          <w:szCs w:val="22"/>
        </w:rPr>
        <w:t xml:space="preserve"> does not account for the date of publication when analyzing topic composition</w:t>
      </w:r>
      <w:r w:rsidR="008371D2">
        <w:rPr>
          <w:rFonts w:ascii="Times New Roman" w:eastAsia="Times New Roman" w:hAnsi="Times New Roman" w:cs="Times New Roman"/>
          <w:sz w:val="22"/>
          <w:szCs w:val="22"/>
        </w:rPr>
        <w:t xml:space="preserve"> (</w:t>
      </w:r>
      <w:proofErr w:type="spellStart"/>
      <w:r w:rsidR="008371D2">
        <w:rPr>
          <w:rFonts w:ascii="Times New Roman" w:eastAsia="Times New Roman" w:hAnsi="Times New Roman" w:cs="Times New Roman"/>
          <w:sz w:val="22"/>
          <w:szCs w:val="22"/>
        </w:rPr>
        <w:t>Blei</w:t>
      </w:r>
      <w:proofErr w:type="spellEnd"/>
      <w:r w:rsidR="008371D2">
        <w:rPr>
          <w:rFonts w:ascii="Times New Roman" w:eastAsia="Times New Roman" w:hAnsi="Times New Roman" w:cs="Times New Roman"/>
          <w:sz w:val="22"/>
          <w:szCs w:val="22"/>
        </w:rPr>
        <w:t xml:space="preserve"> and Lafferty 2006; Roberts et al. 2019)</w:t>
      </w:r>
      <w:r w:rsidRPr="00635BBC">
        <w:rPr>
          <w:rFonts w:ascii="Times New Roman" w:eastAsia="Times New Roman" w:hAnsi="Times New Roman" w:cs="Times New Roman"/>
          <w:sz w:val="22"/>
          <w:szCs w:val="22"/>
        </w:rPr>
        <w:t>.</w:t>
      </w:r>
      <w:r w:rsidR="008371D2" w:rsidRPr="00635BBC">
        <w:rPr>
          <w:rFonts w:ascii="Times New Roman" w:eastAsia="Times New Roman" w:hAnsi="Times New Roman" w:cs="Times New Roman"/>
          <w:sz w:val="22"/>
          <w:szCs w:val="22"/>
        </w:rPr>
        <w:t xml:space="preserve"> </w:t>
      </w:r>
      <w:r w:rsidRPr="00635BBC">
        <w:rPr>
          <w:rFonts w:ascii="Times New Roman" w:eastAsia="Times New Roman" w:hAnsi="Times New Roman" w:cs="Times New Roman"/>
          <w:sz w:val="22"/>
          <w:szCs w:val="22"/>
        </w:rPr>
        <w:t>This</w:t>
      </w:r>
      <w:r w:rsidR="00635BBC" w:rsidRPr="00635BBC">
        <w:rPr>
          <w:rFonts w:ascii="Times New Roman" w:eastAsia="Times New Roman" w:hAnsi="Times New Roman" w:cs="Times New Roman"/>
          <w:sz w:val="22"/>
          <w:szCs w:val="22"/>
        </w:rPr>
        <w:t xml:space="preserve"> imprecision</w:t>
      </w:r>
      <w:r w:rsidRPr="00635BBC">
        <w:rPr>
          <w:rFonts w:ascii="Times New Roman" w:eastAsia="Times New Roman" w:hAnsi="Times New Roman" w:cs="Times New Roman"/>
          <w:sz w:val="22"/>
          <w:szCs w:val="22"/>
        </w:rPr>
        <w:t xml:space="preserve"> </w:t>
      </w:r>
      <w:r w:rsidR="00635BBC" w:rsidRPr="00635BBC">
        <w:rPr>
          <w:rFonts w:ascii="Times New Roman" w:eastAsia="Times New Roman" w:hAnsi="Times New Roman" w:cs="Times New Roman"/>
          <w:sz w:val="22"/>
          <w:szCs w:val="22"/>
        </w:rPr>
        <w:t xml:space="preserve">sometimes results in </w:t>
      </w:r>
      <w:r w:rsidRPr="00635BBC">
        <w:rPr>
          <w:rFonts w:ascii="Times New Roman" w:eastAsia="Times New Roman" w:hAnsi="Times New Roman" w:cs="Times New Roman"/>
          <w:sz w:val="22"/>
          <w:szCs w:val="22"/>
        </w:rPr>
        <w:t>topics that group together words despite</w:t>
      </w:r>
      <w:r w:rsidR="00635BBC">
        <w:rPr>
          <w:rFonts w:ascii="Times New Roman" w:eastAsia="Times New Roman" w:hAnsi="Times New Roman" w:cs="Times New Roman"/>
          <w:sz w:val="22"/>
          <w:szCs w:val="22"/>
        </w:rPr>
        <w:t xml:space="preserve"> linguistic shifts in the meaning of words and changes in local context of use at the sentence- or paragraph-level of a text.</w:t>
      </w:r>
      <w:r w:rsidRPr="00635BB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 effect is made worse by the uneven distribution of documents across time within EEBO-TCP, which contains significantly more documents starting in 1640 than the previous years. As a result, a</w:t>
      </w:r>
      <w:r w:rsidR="006F1032">
        <w:rPr>
          <w:rFonts w:ascii="Times New Roman" w:eastAsia="Times New Roman" w:hAnsi="Times New Roman" w:cs="Times New Roman"/>
          <w:sz w:val="22"/>
          <w:szCs w:val="22"/>
        </w:rPr>
        <w:t>n abstracted</w:t>
      </w:r>
      <w:r>
        <w:rPr>
          <w:rFonts w:ascii="Times New Roman" w:eastAsia="Times New Roman" w:hAnsi="Times New Roman" w:cs="Times New Roman"/>
          <w:sz w:val="22"/>
          <w:szCs w:val="22"/>
        </w:rPr>
        <w:t xml:space="preserve"> static display of the topic proportions </w:t>
      </w:r>
      <w:r w:rsidR="006F1032">
        <w:rPr>
          <w:rFonts w:ascii="Times New Roman" w:eastAsia="Times New Roman" w:hAnsi="Times New Roman" w:cs="Times New Roman"/>
          <w:sz w:val="22"/>
          <w:szCs w:val="22"/>
        </w:rPr>
        <w:t xml:space="preserve">of our archive </w:t>
      </w:r>
      <w:r>
        <w:rPr>
          <w:rFonts w:ascii="Times New Roman" w:eastAsia="Times New Roman" w:hAnsi="Times New Roman" w:cs="Times New Roman"/>
          <w:sz w:val="22"/>
          <w:szCs w:val="22"/>
        </w:rPr>
        <w:t xml:space="preserve">would collapse much of the potential information about the themes present in the </w:t>
      </w:r>
      <w:r w:rsidR="006F1032">
        <w:rPr>
          <w:rFonts w:ascii="Times New Roman" w:eastAsia="Times New Roman" w:hAnsi="Times New Roman" w:cs="Times New Roman"/>
          <w:sz w:val="22"/>
          <w:szCs w:val="22"/>
        </w:rPr>
        <w:t>underlying texts</w:t>
      </w:r>
      <w:r>
        <w:rPr>
          <w:rFonts w:ascii="Times New Roman" w:eastAsia="Times New Roman" w:hAnsi="Times New Roman" w:cs="Times New Roman"/>
          <w:sz w:val="22"/>
          <w:szCs w:val="22"/>
        </w:rPr>
        <w:t xml:space="preserve">, especially from documents published before 1640. However, </w:t>
      </w:r>
      <w:r w:rsidR="006F1032">
        <w:rPr>
          <w:rFonts w:ascii="Times New Roman" w:eastAsia="Times New Roman" w:hAnsi="Times New Roman" w:cs="Times New Roman"/>
          <w:sz w:val="22"/>
          <w:szCs w:val="22"/>
        </w:rPr>
        <w:t>by maintaining a relationship between multiple dynamic visualizations and the texts themselves, and by presenting topic modeling as one of several modes of obtaining archival information, Quintessence strikes a balance between using language models as research tools while foregrounding the limitations of such models.</w:t>
      </w:r>
    </w:p>
    <w:p w14:paraId="6500A51E" w14:textId="2942BCDF" w:rsidR="004E7A7C" w:rsidDel="00CC3E05" w:rsidRDefault="004E7A7C">
      <w:pPr>
        <w:jc w:val="both"/>
        <w:rPr>
          <w:del w:id="108" w:author="Samuel Pizelo" w:date="2023-04-17T15:09:00Z"/>
          <w:rFonts w:ascii="Times New Roman" w:eastAsia="Times New Roman" w:hAnsi="Times New Roman" w:cs="Times New Roman"/>
          <w:sz w:val="22"/>
          <w:szCs w:val="22"/>
        </w:rPr>
      </w:pPr>
    </w:p>
    <w:p w14:paraId="06632341" w14:textId="22A19DF6" w:rsidR="00CC3E05" w:rsidRDefault="00000000" w:rsidP="00CC3E05">
      <w:pPr>
        <w:jc w:val="both"/>
        <w:rPr>
          <w:rFonts w:ascii="Times New Roman" w:eastAsia="Times New Roman" w:hAnsi="Times New Roman" w:cs="Times New Roman"/>
          <w:sz w:val="22"/>
          <w:szCs w:val="22"/>
        </w:rPr>
      </w:pPr>
      <w:del w:id="109" w:author="Samuel Pizelo" w:date="2023-04-17T15:09:00Z">
        <w:r w:rsidDel="00CC3E05">
          <w:rPr>
            <w:rFonts w:ascii="Times New Roman" w:eastAsia="Times New Roman" w:hAnsi="Times New Roman" w:cs="Times New Roman"/>
            <w:noProof/>
            <w:sz w:val="22"/>
            <w:szCs w:val="22"/>
          </w:rPr>
          <w:drawing>
            <wp:inline distT="114300" distB="114300" distL="114300" distR="114300" wp14:anchorId="4DC9E764" wp14:editId="280A09F2">
              <wp:extent cx="5943600" cy="3708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708400"/>
                      </a:xfrm>
                      <a:prstGeom prst="rect">
                        <a:avLst/>
                      </a:prstGeom>
                      <a:ln/>
                    </pic:spPr>
                  </pic:pic>
                </a:graphicData>
              </a:graphic>
            </wp:inline>
          </w:drawing>
        </w:r>
      </w:del>
      <w:ins w:id="110" w:author="Samuel Pizelo" w:date="2023-04-17T15:09:00Z">
        <w:r w:rsidR="00CC3E05">
          <w:rPr>
            <w:rFonts w:ascii="Times New Roman" w:eastAsia="Times New Roman" w:hAnsi="Times New Roman" w:cs="Times New Roman"/>
            <w:sz w:val="22"/>
            <w:szCs w:val="22"/>
          </w:rPr>
          <w:t xml:space="preserve"> </w:t>
        </w:r>
      </w:ins>
    </w:p>
    <w:p w14:paraId="6AD7CFC8" w14:textId="77777777" w:rsidR="004E7A7C"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44B0C9C" w14:textId="73E18BF3" w:rsidR="004E7A7C"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same ‘Info’ tab described </w:t>
      </w:r>
      <w:del w:id="111" w:author="Samuel Pizelo" w:date="2023-04-17T15:09:00Z">
        <w:r w:rsidDel="00CC3E05">
          <w:rPr>
            <w:rFonts w:ascii="Times New Roman" w:eastAsia="Times New Roman" w:hAnsi="Times New Roman" w:cs="Times New Roman"/>
            <w:sz w:val="22"/>
            <w:szCs w:val="22"/>
          </w:rPr>
          <w:delText>above</w:delText>
        </w:r>
      </w:del>
      <w:ins w:id="112" w:author="Samuel Pizelo" w:date="2023-04-17T15:09:00Z">
        <w:r w:rsidR="00CC3E05">
          <w:rPr>
            <w:rFonts w:ascii="Times New Roman" w:eastAsia="Times New Roman" w:hAnsi="Times New Roman" w:cs="Times New Roman"/>
            <w:sz w:val="22"/>
            <w:szCs w:val="22"/>
          </w:rPr>
          <w:t>in Figure 4</w:t>
        </w:r>
      </w:ins>
      <w:r>
        <w:rPr>
          <w:rFonts w:ascii="Times New Roman" w:eastAsia="Times New Roman" w:hAnsi="Times New Roman" w:cs="Times New Roman"/>
          <w:sz w:val="22"/>
          <w:szCs w:val="22"/>
        </w:rPr>
        <w:t>, we provide a visualization of the selected topic’s proportion within the archive over the full range, shown above. Thus, for each decade,</w:t>
      </w:r>
      <w:r w:rsidR="0095475A">
        <w:rPr>
          <w:rFonts w:ascii="Times New Roman" w:eastAsia="Times New Roman" w:hAnsi="Times New Roman" w:cs="Times New Roman"/>
          <w:sz w:val="22"/>
          <w:szCs w:val="22"/>
        </w:rPr>
        <w:t xml:space="preserve"> from</w:t>
      </w:r>
      <w:r>
        <w:rPr>
          <w:rFonts w:ascii="Times New Roman" w:eastAsia="Times New Roman" w:hAnsi="Times New Roman" w:cs="Times New Roman"/>
          <w:sz w:val="22"/>
          <w:szCs w:val="22"/>
        </w:rPr>
        <w:t xml:space="preserve"> 1470-1700, we compute each topic’s proportion of the subset of EEBO-TCP that was published within that decade.</w:t>
      </w:r>
    </w:p>
    <w:p w14:paraId="7E2FBEAB" w14:textId="77777777" w:rsidR="004E7A7C"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8B2AC06" w14:textId="4EF3803A" w:rsidR="004E7A7C"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further aid in the exploration of these trends, we link the topic proportions back with the original bubble plot that visualizes both topic similarity and topic proportions. On the ‘topics over time’ page, we provide an animation of the computed topic proportions for each decade. By playing the animation </w:t>
      </w:r>
      <w:r w:rsidR="00CC3AC9">
        <w:rPr>
          <w:rFonts w:ascii="Times New Roman" w:eastAsia="Times New Roman" w:hAnsi="Times New Roman" w:cs="Times New Roman"/>
          <w:sz w:val="22"/>
          <w:szCs w:val="22"/>
        </w:rPr>
        <w:t>a user</w:t>
      </w:r>
      <w:r>
        <w:rPr>
          <w:rFonts w:ascii="Times New Roman" w:eastAsia="Times New Roman" w:hAnsi="Times New Roman" w:cs="Times New Roman"/>
          <w:sz w:val="22"/>
          <w:szCs w:val="22"/>
        </w:rPr>
        <w:t xml:space="preserve"> can see the bright spots on the quadrants of the bubble plot grow and shrink as the associated topics change in proportion. This animated plot can also be paused and resumed, and any decade can be manually selected.</w:t>
      </w:r>
    </w:p>
    <w:p w14:paraId="497E0612" w14:textId="77777777" w:rsidR="004E7A7C"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2BBBA9B" w14:textId="77777777" w:rsidR="004E7A7C" w:rsidRDefault="00000000">
      <w:pPr>
        <w:jc w:val="both"/>
        <w:rPr>
          <w:ins w:id="113" w:author="Samuel Pizelo" w:date="2023-04-17T15:10:00Z"/>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15275C37" wp14:editId="22095E22">
            <wp:extent cx="5943600" cy="53848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5384800"/>
                    </a:xfrm>
                    <a:prstGeom prst="rect">
                      <a:avLst/>
                    </a:prstGeom>
                    <a:ln/>
                  </pic:spPr>
                </pic:pic>
              </a:graphicData>
            </a:graphic>
          </wp:inline>
        </w:drawing>
      </w:r>
    </w:p>
    <w:p w14:paraId="19CB590B" w14:textId="281407FF" w:rsidR="00CC3E05" w:rsidRDefault="00CC3E05">
      <w:pPr>
        <w:jc w:val="both"/>
        <w:rPr>
          <w:ins w:id="114" w:author="Samuel Pizelo" w:date="2023-04-17T15:11:00Z"/>
          <w:rFonts w:ascii="Times New Roman" w:eastAsia="Times New Roman" w:hAnsi="Times New Roman" w:cs="Times New Roman"/>
          <w:sz w:val="22"/>
          <w:szCs w:val="22"/>
        </w:rPr>
      </w:pPr>
      <w:ins w:id="115" w:author="Samuel Pizelo" w:date="2023-04-17T15:10:00Z">
        <w:r>
          <w:rPr>
            <w:rFonts w:ascii="Times New Roman" w:eastAsia="Times New Roman" w:hAnsi="Times New Roman" w:cs="Times New Roman"/>
            <w:sz w:val="22"/>
            <w:szCs w:val="22"/>
          </w:rPr>
          <w:t>Figure 5. Animated view of topic composition</w:t>
        </w:r>
      </w:ins>
      <w:ins w:id="116" w:author="Samuel Pizelo" w:date="2023-04-17T15:11:00Z">
        <w:r>
          <w:rPr>
            <w:rFonts w:ascii="Times New Roman" w:eastAsia="Times New Roman" w:hAnsi="Times New Roman" w:cs="Times New Roman"/>
            <w:sz w:val="22"/>
            <w:szCs w:val="22"/>
          </w:rPr>
          <w:t xml:space="preserve"> proportion</w:t>
        </w:r>
      </w:ins>
      <w:ins w:id="117" w:author="Samuel Pizelo" w:date="2023-04-17T15:10:00Z">
        <w:r>
          <w:rPr>
            <w:rFonts w:ascii="Times New Roman" w:eastAsia="Times New Roman" w:hAnsi="Times New Roman" w:cs="Times New Roman"/>
            <w:sz w:val="22"/>
            <w:szCs w:val="22"/>
          </w:rPr>
          <w:t xml:space="preserve"> by decade.</w:t>
        </w:r>
      </w:ins>
      <w:ins w:id="118" w:author="Samuel Pizelo" w:date="2023-04-17T15:11:00Z">
        <w:r>
          <w:rPr>
            <w:rFonts w:ascii="Times New Roman" w:eastAsia="Times New Roman" w:hAnsi="Times New Roman" w:cs="Times New Roman"/>
            <w:sz w:val="22"/>
            <w:szCs w:val="22"/>
          </w:rPr>
          <w:t xml:space="preserve"> Each bubble represen</w:t>
        </w:r>
      </w:ins>
      <w:ins w:id="119" w:author="Samuel Pizelo" w:date="2023-04-17T15:12:00Z">
        <w:r>
          <w:rPr>
            <w:rFonts w:ascii="Times New Roman" w:eastAsia="Times New Roman" w:hAnsi="Times New Roman" w:cs="Times New Roman"/>
            <w:sz w:val="22"/>
            <w:szCs w:val="22"/>
          </w:rPr>
          <w:t>ts one topic as labeled.</w:t>
        </w:r>
      </w:ins>
    </w:p>
    <w:p w14:paraId="7140CC53" w14:textId="77777777" w:rsidR="00CC3E05" w:rsidRDefault="00CC3E05">
      <w:pPr>
        <w:jc w:val="both"/>
        <w:rPr>
          <w:rFonts w:ascii="Times New Roman" w:eastAsia="Times New Roman" w:hAnsi="Times New Roman" w:cs="Times New Roman"/>
          <w:sz w:val="22"/>
          <w:szCs w:val="22"/>
        </w:rPr>
      </w:pPr>
    </w:p>
    <w:p w14:paraId="68C68BF3" w14:textId="5129EF43" w:rsidR="00CC3AC9" w:rsidRDefault="00CC3AC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w:t>
      </w:r>
      <w:ins w:id="120" w:author="Samuel Pizelo" w:date="2023-04-17T15:12:00Z">
        <w:r w:rsidR="00CC3E05">
          <w:rPr>
            <w:rFonts w:ascii="Times New Roman" w:eastAsia="Times New Roman" w:hAnsi="Times New Roman" w:cs="Times New Roman"/>
            <w:sz w:val="22"/>
            <w:szCs w:val="22"/>
          </w:rPr>
          <w:t>e</w:t>
        </w:r>
      </w:ins>
      <w:del w:id="121" w:author="Samuel Pizelo" w:date="2023-04-17T15:12:00Z">
        <w:r w:rsidDel="00CC3E05">
          <w:rPr>
            <w:rFonts w:ascii="Times New Roman" w:eastAsia="Times New Roman" w:hAnsi="Times New Roman" w:cs="Times New Roman"/>
            <w:sz w:val="22"/>
            <w:szCs w:val="22"/>
          </w:rPr>
          <w:delText>is</w:delText>
        </w:r>
      </w:del>
      <w:r>
        <w:rPr>
          <w:rFonts w:ascii="Times New Roman" w:eastAsia="Times New Roman" w:hAnsi="Times New Roman" w:cs="Times New Roman"/>
          <w:sz w:val="22"/>
          <w:szCs w:val="22"/>
        </w:rPr>
        <w:t xml:space="preserve"> animated view of the topic model</w:t>
      </w:r>
      <w:ins w:id="122" w:author="Samuel Pizelo" w:date="2023-04-17T15:12:00Z">
        <w:r w:rsidR="00CC3E05">
          <w:rPr>
            <w:rFonts w:ascii="Times New Roman" w:eastAsia="Times New Roman" w:hAnsi="Times New Roman" w:cs="Times New Roman"/>
            <w:sz w:val="22"/>
            <w:szCs w:val="22"/>
          </w:rPr>
          <w:t xml:space="preserve"> depicted in Figure 5</w:t>
        </w:r>
      </w:ins>
      <w:r>
        <w:rPr>
          <w:rFonts w:ascii="Times New Roman" w:eastAsia="Times New Roman" w:hAnsi="Times New Roman" w:cs="Times New Roman"/>
          <w:sz w:val="22"/>
          <w:szCs w:val="22"/>
        </w:rPr>
        <w:t xml:space="preserve"> helps to illustrate in a tangible way changing representations in the archive over the time frame analyzed. While a static topic model has great utility for exploring unexpected textual relationships across the archive, this presentation of the </w:t>
      </w:r>
      <w:proofErr w:type="gramStart"/>
      <w:r>
        <w:rPr>
          <w:rFonts w:ascii="Times New Roman" w:eastAsia="Times New Roman" w:hAnsi="Times New Roman" w:cs="Times New Roman"/>
          <w:sz w:val="22"/>
          <w:szCs w:val="22"/>
        </w:rPr>
        <w:t>texts</w:t>
      </w:r>
      <w:proofErr w:type="gramEnd"/>
      <w:r>
        <w:rPr>
          <w:rFonts w:ascii="Times New Roman" w:eastAsia="Times New Roman" w:hAnsi="Times New Roman" w:cs="Times New Roman"/>
          <w:sz w:val="22"/>
          <w:szCs w:val="22"/>
        </w:rPr>
        <w:t xml:space="preserve"> risks abstracting somewhat-arbitrary topic assignments from historical changes and contingencies in the texts themselves. We believe this time series animation helps remind the user of these elements of the archive.</w:t>
      </w:r>
    </w:p>
    <w:p w14:paraId="5205BDB5" w14:textId="77777777" w:rsidR="004E7A7C" w:rsidRDefault="00000000">
      <w:pPr>
        <w:pStyle w:val="Heading4"/>
        <w:keepNext w:val="0"/>
        <w:keepLines w:val="0"/>
        <w:jc w:val="both"/>
      </w:pPr>
      <w:bookmarkStart w:id="123" w:name="_heading=h.p17aoymdj7xz" w:colFirst="0" w:colLast="0"/>
      <w:bookmarkEnd w:id="123"/>
      <w:r>
        <w:t>Topic Document Exploration</w:t>
      </w:r>
    </w:p>
    <w:p w14:paraId="414BAF2E" w14:textId="77777777"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Due to the dynamic design of the topic model visualization, we were able to provide researchers an additional capability: our subset function allows one to create an individualized research archive out of any combination of texts; filtered by date range, keyword, author, or location.</w:t>
      </w:r>
    </w:p>
    <w:p w14:paraId="0F8C5D2B" w14:textId="77777777" w:rsidR="004E7A7C" w:rsidRDefault="00000000" w:rsidP="00D469A2">
      <w:pPr>
        <w:spacing w:before="280" w:after="280"/>
        <w:jc w:val="center"/>
        <w:rPr>
          <w:ins w:id="124" w:author="Samuel Pizelo" w:date="2023-04-17T15:12:00Z"/>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5C6D0203" wp14:editId="1E436C2B">
            <wp:extent cx="4415481" cy="2372497"/>
            <wp:effectExtent l="0" t="0" r="4445" b="254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442213" cy="2386860"/>
                    </a:xfrm>
                    <a:prstGeom prst="rect">
                      <a:avLst/>
                    </a:prstGeom>
                    <a:ln/>
                  </pic:spPr>
                </pic:pic>
              </a:graphicData>
            </a:graphic>
          </wp:inline>
        </w:drawing>
      </w:r>
    </w:p>
    <w:p w14:paraId="37057F45" w14:textId="053819D9" w:rsidR="00CC3E05" w:rsidRDefault="00CC3E05" w:rsidP="00D469A2">
      <w:pPr>
        <w:spacing w:before="280" w:after="280"/>
        <w:jc w:val="center"/>
        <w:rPr>
          <w:rFonts w:ascii="Times New Roman" w:eastAsia="Times New Roman" w:hAnsi="Times New Roman" w:cs="Times New Roman"/>
          <w:sz w:val="22"/>
          <w:szCs w:val="22"/>
        </w:rPr>
      </w:pPr>
      <w:ins w:id="125" w:author="Samuel Pizelo" w:date="2023-04-17T15:12:00Z">
        <w:r>
          <w:rPr>
            <w:rFonts w:ascii="Times New Roman" w:eastAsia="Times New Roman" w:hAnsi="Times New Roman" w:cs="Times New Roman"/>
            <w:sz w:val="22"/>
            <w:szCs w:val="22"/>
          </w:rPr>
          <w:t xml:space="preserve">Figure 6. Topic subset </w:t>
        </w:r>
      </w:ins>
      <w:ins w:id="126" w:author="Samuel Pizelo" w:date="2023-04-17T15:13:00Z">
        <w:r>
          <w:rPr>
            <w:rFonts w:ascii="Times New Roman" w:eastAsia="Times New Roman" w:hAnsi="Times New Roman" w:cs="Times New Roman"/>
            <w:sz w:val="22"/>
            <w:szCs w:val="22"/>
          </w:rPr>
          <w:t>settings. Date range slider is in decades. Keywords, authors, and locations taken from EEBO-TCP metadata tags.</w:t>
        </w:r>
      </w:ins>
    </w:p>
    <w:p w14:paraId="16DEEBDA" w14:textId="255B762A"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Once the filter for this research archive has been applied to the model, the topic visualization will display the topic proportions for whatever collection of texts are included in the selected subset</w:t>
      </w:r>
      <w:ins w:id="127" w:author="Samuel Pizelo" w:date="2023-04-17T15:13:00Z">
        <w:r w:rsidR="00CC3E05">
          <w:rPr>
            <w:rFonts w:ascii="Times New Roman" w:eastAsia="Times New Roman" w:hAnsi="Times New Roman" w:cs="Times New Roman"/>
            <w:sz w:val="22"/>
            <w:szCs w:val="22"/>
          </w:rPr>
          <w:t xml:space="preserve"> (Fig. 6)</w:t>
        </w:r>
      </w:ins>
      <w:r>
        <w:rPr>
          <w:rFonts w:ascii="Times New Roman" w:eastAsia="Times New Roman" w:hAnsi="Times New Roman" w:cs="Times New Roman"/>
          <w:sz w:val="22"/>
          <w:szCs w:val="22"/>
        </w:rPr>
        <w:t xml:space="preserve">. This tool allows researchers to examine the prevalence of religious language in the texts of Robert Boyle, for instance, or assess </w:t>
      </w:r>
      <w:proofErr w:type="gramStart"/>
      <w:r>
        <w:rPr>
          <w:rFonts w:ascii="Times New Roman" w:eastAsia="Times New Roman" w:hAnsi="Times New Roman" w:cs="Times New Roman"/>
          <w:sz w:val="22"/>
          <w:szCs w:val="22"/>
        </w:rPr>
        <w:t>at a glance</w:t>
      </w:r>
      <w:proofErr w:type="gramEnd"/>
      <w:r>
        <w:rPr>
          <w:rFonts w:ascii="Times New Roman" w:eastAsia="Times New Roman" w:hAnsi="Times New Roman" w:cs="Times New Roman"/>
          <w:sz w:val="22"/>
          <w:szCs w:val="22"/>
        </w:rPr>
        <w:t xml:space="preserve"> the topic similarities between William Shakespeare, Christopher Marlowe and Ben Jonson.</w:t>
      </w:r>
    </w:p>
    <w:p w14:paraId="010ACAA3" w14:textId="77777777" w:rsidR="004E7A7C" w:rsidRDefault="00000000" w:rsidP="00AE52D8">
      <w:pPr>
        <w:spacing w:before="280" w:after="280"/>
        <w:jc w:val="center"/>
        <w:rPr>
          <w:ins w:id="128" w:author="Samuel Pizelo" w:date="2023-04-17T15:14:00Z"/>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27D48B5" wp14:editId="0D5F6589">
            <wp:extent cx="3155092" cy="4085968"/>
            <wp:effectExtent l="0" t="0" r="0" b="381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184521" cy="4124080"/>
                    </a:xfrm>
                    <a:prstGeom prst="rect">
                      <a:avLst/>
                    </a:prstGeom>
                    <a:ln/>
                  </pic:spPr>
                </pic:pic>
              </a:graphicData>
            </a:graphic>
          </wp:inline>
        </w:drawing>
      </w:r>
    </w:p>
    <w:p w14:paraId="3B07711D" w14:textId="5738153E" w:rsidR="00CC3E05" w:rsidRDefault="00CC3E05" w:rsidP="00AE52D8">
      <w:pPr>
        <w:spacing w:before="280" w:after="280"/>
        <w:jc w:val="center"/>
        <w:rPr>
          <w:rFonts w:ascii="Times New Roman" w:eastAsia="Times New Roman" w:hAnsi="Times New Roman" w:cs="Times New Roman"/>
          <w:sz w:val="22"/>
          <w:szCs w:val="22"/>
        </w:rPr>
      </w:pPr>
      <w:ins w:id="129" w:author="Samuel Pizelo" w:date="2023-04-17T15:14:00Z">
        <w:r>
          <w:rPr>
            <w:rFonts w:ascii="Times New Roman" w:eastAsia="Times New Roman" w:hAnsi="Times New Roman" w:cs="Times New Roman"/>
            <w:sz w:val="22"/>
            <w:szCs w:val="22"/>
          </w:rPr>
          <w:lastRenderedPageBreak/>
          <w:t>Figure 7. Document subset view</w:t>
        </w:r>
      </w:ins>
      <w:ins w:id="130" w:author="Samuel Pizelo" w:date="2023-04-17T15:15:00Z">
        <w:r>
          <w:rPr>
            <w:rFonts w:ascii="Times New Roman" w:eastAsia="Times New Roman" w:hAnsi="Times New Roman" w:cs="Times New Roman"/>
            <w:sz w:val="22"/>
            <w:szCs w:val="22"/>
          </w:rPr>
          <w:t xml:space="preserve"> (continued)</w:t>
        </w:r>
      </w:ins>
      <w:ins w:id="131" w:author="Samuel Pizelo" w:date="2023-04-17T15:14:00Z">
        <w:r>
          <w:rPr>
            <w:rFonts w:ascii="Times New Roman" w:eastAsia="Times New Roman" w:hAnsi="Times New Roman" w:cs="Times New Roman"/>
            <w:sz w:val="22"/>
            <w:szCs w:val="22"/>
          </w:rPr>
          <w:t xml:space="preserve">. All </w:t>
        </w:r>
      </w:ins>
      <w:ins w:id="132" w:author="Samuel Pizelo" w:date="2023-04-17T15:15:00Z">
        <w:r>
          <w:rPr>
            <w:rFonts w:ascii="Times New Roman" w:eastAsia="Times New Roman" w:hAnsi="Times New Roman" w:cs="Times New Roman"/>
            <w:sz w:val="22"/>
            <w:szCs w:val="22"/>
          </w:rPr>
          <w:t>filtered documents appear in a list</w:t>
        </w:r>
      </w:ins>
      <w:ins w:id="133" w:author="Samuel Pizelo" w:date="2023-04-17T15:16:00Z">
        <w:r>
          <w:rPr>
            <w:rFonts w:ascii="Times New Roman" w:eastAsia="Times New Roman" w:hAnsi="Times New Roman" w:cs="Times New Roman"/>
            <w:sz w:val="22"/>
            <w:szCs w:val="22"/>
          </w:rPr>
          <w:t xml:space="preserve"> with associated metadata.</w:t>
        </w:r>
      </w:ins>
    </w:p>
    <w:p w14:paraId="160C8AC9" w14:textId="1794FB2B"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But due to the persistent nature of the </w:t>
      </w:r>
      <w:proofErr w:type="spellStart"/>
      <w:r>
        <w:rPr>
          <w:rFonts w:ascii="Times New Roman" w:eastAsia="Times New Roman" w:hAnsi="Times New Roman" w:cs="Times New Roman"/>
          <w:sz w:val="22"/>
          <w:szCs w:val="22"/>
        </w:rPr>
        <w:t>subsetting</w:t>
      </w:r>
      <w:proofErr w:type="spellEnd"/>
      <w:r>
        <w:rPr>
          <w:rFonts w:ascii="Times New Roman" w:eastAsia="Times New Roman" w:hAnsi="Times New Roman" w:cs="Times New Roman"/>
          <w:sz w:val="22"/>
          <w:szCs w:val="22"/>
        </w:rPr>
        <w:t xml:space="preserve"> function, one can also scroll past the model itself to see each text included in the selected research archive</w:t>
      </w:r>
      <w:ins w:id="134" w:author="Samuel Pizelo" w:date="2023-04-17T15:16:00Z">
        <w:r w:rsidR="007853E8">
          <w:rPr>
            <w:rFonts w:ascii="Times New Roman" w:eastAsia="Times New Roman" w:hAnsi="Times New Roman" w:cs="Times New Roman"/>
            <w:sz w:val="22"/>
            <w:szCs w:val="22"/>
          </w:rPr>
          <w:t xml:space="preserve"> (Fig. 7)</w:t>
        </w:r>
      </w:ins>
      <w:r>
        <w:rPr>
          <w:rFonts w:ascii="Times New Roman" w:eastAsia="Times New Roman" w:hAnsi="Times New Roman" w:cs="Times New Roman"/>
          <w:sz w:val="22"/>
          <w:szCs w:val="22"/>
        </w:rPr>
        <w:t xml:space="preserve">. This list displays all available metadata, a sample fragment of the document, as well as a link to the full document in our database. The simultaneous access to dimensional representations of discursive relationships in the archive as well as the underlying documents from which those relationships were derived allows for Project Quintessence to reorient common assumptions about depth and proximity in Digital Humanities scholarship. </w:t>
      </w:r>
      <w:r w:rsidR="000F5FB4">
        <w:rPr>
          <w:rFonts w:ascii="Times New Roman" w:eastAsia="Times New Roman" w:hAnsi="Times New Roman" w:cs="Times New Roman"/>
          <w:sz w:val="22"/>
          <w:szCs w:val="22"/>
        </w:rPr>
        <w:t>As we will return to at the end of this article, future directions for this project will emphasize making accessible these discursive relationships in the document reader itself, thus emphasizing dimensionality in close-reading practices in addition to the visualizations themselves.</w:t>
      </w:r>
    </w:p>
    <w:p w14:paraId="7A350401" w14:textId="77777777" w:rsidR="004E7A7C" w:rsidRDefault="00000000">
      <w:pPr>
        <w:pStyle w:val="Heading3"/>
        <w:spacing w:after="280"/>
        <w:jc w:val="both"/>
        <w:rPr>
          <w:rFonts w:ascii="Times New Roman" w:eastAsia="Times New Roman" w:hAnsi="Times New Roman" w:cs="Times New Roman"/>
        </w:rPr>
      </w:pPr>
      <w:bookmarkStart w:id="135" w:name="_heading=h.wzjsuqjzm710" w:colFirst="0" w:colLast="0"/>
      <w:bookmarkEnd w:id="135"/>
      <w:r>
        <w:rPr>
          <w:rFonts w:ascii="Times New Roman" w:eastAsia="Times New Roman" w:hAnsi="Times New Roman" w:cs="Times New Roman"/>
        </w:rPr>
        <w:t>Word Exploration</w:t>
      </w:r>
    </w:p>
    <w:p w14:paraId="201B822A" w14:textId="440D9DBE" w:rsidR="000F5FB4"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Topic modeling provides an efficient way of summarizing an unreadable amount of text. However, on its own, a topic model does not enable nuanced exploration of language evolution in the EEBO-TCP. This is due in part to the fact that many of the characteristics of the EEBO-TCP archive come in direct conflict with some common constraints of the model’s statistical </w:t>
      </w:r>
      <w:r w:rsidR="00857A4F">
        <w:rPr>
          <w:rFonts w:ascii="Times New Roman" w:eastAsia="Times New Roman" w:hAnsi="Times New Roman" w:cs="Times New Roman"/>
          <w:sz w:val="22"/>
          <w:szCs w:val="22"/>
        </w:rPr>
        <w:t>assumptions</w:t>
      </w:r>
      <w:r>
        <w:rPr>
          <w:rFonts w:ascii="Times New Roman" w:eastAsia="Times New Roman" w:hAnsi="Times New Roman" w:cs="Times New Roman"/>
          <w:sz w:val="22"/>
          <w:szCs w:val="22"/>
        </w:rPr>
        <w:t xml:space="preserve"> – namely</w:t>
      </w:r>
      <w:r w:rsidR="00857A4F">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variance </w:t>
      </w:r>
      <w:r w:rsidR="00857A4F">
        <w:rPr>
          <w:rFonts w:ascii="Times New Roman" w:eastAsia="Times New Roman" w:hAnsi="Times New Roman" w:cs="Times New Roman"/>
          <w:sz w:val="22"/>
          <w:szCs w:val="22"/>
        </w:rPr>
        <w:t>of</w:t>
      </w:r>
      <w:r>
        <w:rPr>
          <w:rFonts w:ascii="Times New Roman" w:eastAsia="Times New Roman" w:hAnsi="Times New Roman" w:cs="Times New Roman"/>
          <w:sz w:val="22"/>
          <w:szCs w:val="22"/>
        </w:rPr>
        <w:t xml:space="preserve"> document length, </w:t>
      </w:r>
      <w:r w:rsidR="00857A4F">
        <w:rPr>
          <w:rFonts w:ascii="Times New Roman" w:eastAsia="Times New Roman" w:hAnsi="Times New Roman" w:cs="Times New Roman"/>
          <w:sz w:val="22"/>
          <w:szCs w:val="22"/>
        </w:rPr>
        <w:t>variance in time of publication</w:t>
      </w:r>
      <w:r w:rsidRPr="000F5FB4">
        <w:rPr>
          <w:rFonts w:ascii="Times New Roman" w:eastAsia="Times New Roman" w:hAnsi="Times New Roman" w:cs="Times New Roman"/>
          <w:sz w:val="22"/>
          <w:szCs w:val="22"/>
        </w:rPr>
        <w:t xml:space="preserve">, a reliance on a </w:t>
      </w:r>
      <w:r w:rsidR="000F5FB4" w:rsidRPr="000F5FB4">
        <w:rPr>
          <w:rFonts w:ascii="Times New Roman" w:eastAsia="Times New Roman" w:hAnsi="Times New Roman" w:cs="Times New Roman"/>
          <w:sz w:val="22"/>
          <w:szCs w:val="22"/>
        </w:rPr>
        <w:t>‘</w:t>
      </w:r>
      <w:r w:rsidRPr="000F5FB4">
        <w:rPr>
          <w:rFonts w:ascii="Times New Roman" w:eastAsia="Times New Roman" w:hAnsi="Times New Roman" w:cs="Times New Roman"/>
          <w:sz w:val="22"/>
          <w:szCs w:val="22"/>
        </w:rPr>
        <w:t>bag-of-words</w:t>
      </w:r>
      <w:r w:rsidR="000F5FB4" w:rsidRPr="000F5FB4">
        <w:rPr>
          <w:rFonts w:ascii="Times New Roman" w:eastAsia="Times New Roman" w:hAnsi="Times New Roman" w:cs="Times New Roman"/>
          <w:sz w:val="22"/>
          <w:szCs w:val="22"/>
        </w:rPr>
        <w:t>’</w:t>
      </w:r>
      <w:r w:rsidRPr="000F5FB4">
        <w:rPr>
          <w:rFonts w:ascii="Times New Roman" w:eastAsia="Times New Roman" w:hAnsi="Times New Roman" w:cs="Times New Roman"/>
          <w:sz w:val="22"/>
          <w:szCs w:val="22"/>
        </w:rPr>
        <w:t xml:space="preserve"> representation of documents</w:t>
      </w:r>
      <w:r w:rsidR="000F5FB4">
        <w:rPr>
          <w:rFonts w:ascii="Times New Roman" w:eastAsia="Times New Roman" w:hAnsi="Times New Roman" w:cs="Times New Roman"/>
          <w:sz w:val="22"/>
          <w:szCs w:val="22"/>
        </w:rPr>
        <w:t xml:space="preserve"> (that is, removing metadata and token sequence when examining textual relationships)</w:t>
      </w:r>
      <w:r>
        <w:rPr>
          <w:rFonts w:ascii="Times New Roman" w:eastAsia="Times New Roman" w:hAnsi="Times New Roman" w:cs="Times New Roman"/>
          <w:sz w:val="22"/>
          <w:szCs w:val="22"/>
        </w:rPr>
        <w:t>, and an oversimplification of terms as static entities (ignoring polysemy and semantic shift).</w:t>
      </w:r>
      <w:r w:rsidR="000F5FB4">
        <w:rPr>
          <w:rFonts w:ascii="Times New Roman" w:eastAsia="Times New Roman" w:hAnsi="Times New Roman" w:cs="Times New Roman"/>
          <w:sz w:val="22"/>
          <w:szCs w:val="22"/>
        </w:rPr>
        <w:t xml:space="preserve"> To ameliorate this shortcoming in an otherwise useful modeling method, we incorporate word embedding models, which are trained using a sequential, ‘skip-gram’ learning process, where the local context of the word is the primary information ingested by the model.</w:t>
      </w:r>
    </w:p>
    <w:p w14:paraId="63D9D5A7" w14:textId="77777777" w:rsidR="000F5FB4" w:rsidRDefault="000F5FB4" w:rsidP="000F5FB4">
      <w:pPr>
        <w:rPr>
          <w:rFonts w:ascii="Times New Roman" w:eastAsia="Times New Roman" w:hAnsi="Times New Roman" w:cs="Times New Roman"/>
          <w:sz w:val="22"/>
          <w:szCs w:val="22"/>
        </w:rPr>
      </w:pPr>
    </w:p>
    <w:p w14:paraId="5EE78E8A" w14:textId="6C56B975" w:rsidR="004E7A7C" w:rsidRDefault="000F5FB4" w:rsidP="000F5FB4">
      <w:pPr>
        <w:rPr>
          <w:rFonts w:ascii="Times New Roman" w:eastAsia="Times New Roman" w:hAnsi="Times New Roman" w:cs="Times New Roman"/>
          <w:sz w:val="22"/>
          <w:szCs w:val="22"/>
        </w:rPr>
      </w:pPr>
      <w:r>
        <w:rPr>
          <w:rFonts w:ascii="Times New Roman" w:eastAsia="Times New Roman" w:hAnsi="Times New Roman" w:cs="Times New Roman"/>
          <w:sz w:val="22"/>
          <w:szCs w:val="22"/>
        </w:rPr>
        <w:t>Another limitation of topic modeling that word embeddings avoids is the relative arbitrariness of topic assignments. While we relied on a series of well-known metrics to determine an optimal number of topics for our model, the design of an LDA topic model necessitates prior determination of certain hyperparameters that are imposed upon the text from outside, rather than inferred from the texts themselves.</w:t>
      </w:r>
      <w:ins w:id="136" w:author="Samuel Pizelo" w:date="2023-04-17T15:51:00Z">
        <w:r w:rsidR="0068335A">
          <w:rPr>
            <w:rFonts w:ascii="Times New Roman" w:eastAsia="Times New Roman" w:hAnsi="Times New Roman" w:cs="Times New Roman"/>
            <w:sz w:val="22"/>
            <w:szCs w:val="22"/>
          </w:rPr>
          <w:t xml:space="preserve"> </w:t>
        </w:r>
        <w:r w:rsidR="0068335A" w:rsidRPr="0068335A">
          <w:rPr>
            <w:rFonts w:ascii="Times New Roman" w:hAnsi="Times New Roman" w:cs="Times New Roman"/>
            <w:sz w:val="22"/>
            <w:szCs w:val="22"/>
            <w:rPrChange w:id="137" w:author="Samuel Pizelo" w:date="2023-04-17T15:51:00Z">
              <w:rPr>
                <w:rFonts w:ascii="Times New Roman" w:hAnsi="Times New Roman" w:cs="Times New Roman"/>
              </w:rPr>
            </w:rPrChange>
          </w:rPr>
          <w:t>We used the “</w:t>
        </w:r>
        <w:proofErr w:type="spellStart"/>
        <w:r w:rsidR="0068335A" w:rsidRPr="0068335A">
          <w:rPr>
            <w:rFonts w:ascii="Times New Roman" w:hAnsi="Times New Roman" w:cs="Times New Roman"/>
            <w:sz w:val="22"/>
            <w:szCs w:val="22"/>
            <w:rPrChange w:id="138" w:author="Samuel Pizelo" w:date="2023-04-17T15:51:00Z">
              <w:rPr>
                <w:rFonts w:ascii="Times New Roman" w:hAnsi="Times New Roman" w:cs="Times New Roman"/>
              </w:rPr>
            </w:rPrChange>
          </w:rPr>
          <w:t>ldatuning</w:t>
        </w:r>
        <w:proofErr w:type="spellEnd"/>
        <w:r w:rsidR="0068335A" w:rsidRPr="0068335A">
          <w:rPr>
            <w:rFonts w:ascii="Times New Roman" w:hAnsi="Times New Roman" w:cs="Times New Roman"/>
            <w:sz w:val="22"/>
            <w:szCs w:val="22"/>
            <w:rPrChange w:id="139" w:author="Samuel Pizelo" w:date="2023-04-17T15:51:00Z">
              <w:rPr>
                <w:rFonts w:ascii="Times New Roman" w:hAnsi="Times New Roman" w:cs="Times New Roman"/>
              </w:rPr>
            </w:rPrChange>
          </w:rPr>
          <w:t xml:space="preserve">” </w:t>
        </w:r>
        <w:r w:rsidR="0068335A" w:rsidRPr="0068335A">
          <w:rPr>
            <w:rFonts w:ascii="Times New Roman" w:hAnsi="Times New Roman" w:cs="Times New Roman"/>
            <w:color w:val="000000" w:themeColor="text1"/>
            <w:sz w:val="22"/>
            <w:szCs w:val="22"/>
            <w:rPrChange w:id="140" w:author="Samuel Pizelo" w:date="2023-04-17T15:51:00Z">
              <w:rPr>
                <w:rFonts w:ascii="Times New Roman" w:hAnsi="Times New Roman" w:cs="Times New Roman"/>
                <w:color w:val="000000" w:themeColor="text1"/>
              </w:rPr>
            </w:rPrChange>
          </w:rPr>
          <w:t xml:space="preserve">package in R by Nikita </w:t>
        </w:r>
        <w:proofErr w:type="spellStart"/>
        <w:r w:rsidR="0068335A" w:rsidRPr="0068335A">
          <w:rPr>
            <w:rFonts w:ascii="Times New Roman" w:hAnsi="Times New Roman" w:cs="Times New Roman"/>
            <w:color w:val="000000" w:themeColor="text1"/>
            <w:sz w:val="22"/>
            <w:szCs w:val="22"/>
            <w:rPrChange w:id="141" w:author="Samuel Pizelo" w:date="2023-04-17T15:51:00Z">
              <w:rPr>
                <w:rFonts w:ascii="Times New Roman" w:hAnsi="Times New Roman" w:cs="Times New Roman"/>
                <w:color w:val="000000" w:themeColor="text1"/>
              </w:rPr>
            </w:rPrChange>
          </w:rPr>
          <w:t>Murzintcev</w:t>
        </w:r>
        <w:proofErr w:type="spellEnd"/>
        <w:r w:rsidR="0068335A" w:rsidRPr="0068335A">
          <w:rPr>
            <w:rFonts w:ascii="Times New Roman" w:hAnsi="Times New Roman" w:cs="Times New Roman"/>
            <w:color w:val="000000" w:themeColor="text1"/>
            <w:sz w:val="22"/>
            <w:szCs w:val="22"/>
            <w:rPrChange w:id="142" w:author="Samuel Pizelo" w:date="2023-04-17T15:51:00Z">
              <w:rPr>
                <w:rFonts w:ascii="Times New Roman" w:hAnsi="Times New Roman" w:cs="Times New Roman"/>
                <w:color w:val="000000" w:themeColor="text1"/>
              </w:rPr>
            </w:rPrChange>
          </w:rPr>
          <w:t>, which combines metrics designed to prioritize low topic entropy and high topic diversity</w:t>
        </w:r>
        <w:r w:rsidR="0068335A" w:rsidRPr="0068335A">
          <w:rPr>
            <w:rFonts w:ascii="Times New Roman" w:hAnsi="Times New Roman" w:cs="Times New Roman"/>
            <w:color w:val="000000" w:themeColor="text1"/>
            <w:sz w:val="22"/>
            <w:szCs w:val="22"/>
            <w:shd w:val="clear" w:color="auto" w:fill="FFFFFF"/>
            <w:rPrChange w:id="143" w:author="Samuel Pizelo" w:date="2023-04-17T15:51:00Z">
              <w:rPr>
                <w:rFonts w:ascii="Times New Roman" w:hAnsi="Times New Roman" w:cs="Times New Roman"/>
                <w:color w:val="000000" w:themeColor="text1"/>
                <w:shd w:val="clear" w:color="auto" w:fill="FFFFFF"/>
              </w:rPr>
            </w:rPrChange>
          </w:rPr>
          <w:t>.</w:t>
        </w:r>
      </w:ins>
      <w:r>
        <w:rPr>
          <w:rStyle w:val="FootnoteReference"/>
          <w:rFonts w:ascii="Times New Roman" w:eastAsia="Times New Roman" w:hAnsi="Times New Roman" w:cs="Times New Roman"/>
          <w:sz w:val="22"/>
          <w:szCs w:val="22"/>
        </w:rPr>
        <w:footnoteReference w:id="6"/>
      </w:r>
      <w:r>
        <w:rPr>
          <w:rFonts w:ascii="Times New Roman" w:eastAsia="Times New Roman" w:hAnsi="Times New Roman" w:cs="Times New Roman"/>
          <w:sz w:val="22"/>
          <w:szCs w:val="22"/>
        </w:rPr>
        <w:t xml:space="preserve"> Ultimately, the metrics we prioritize will result in several candidate topic counts that will present similarly useful topic distributions. Rather than choosing an exceedingly large topic count that renders visual model analysis exceedingly difficult, we chose 75 topics, which struck a balance between </w:t>
      </w:r>
      <w:r w:rsidR="00F02461">
        <w:rPr>
          <w:rFonts w:ascii="Times New Roman" w:eastAsia="Times New Roman" w:hAnsi="Times New Roman" w:cs="Times New Roman"/>
          <w:sz w:val="22"/>
          <w:szCs w:val="22"/>
        </w:rPr>
        <w:t xml:space="preserve">metric optimization and readability. </w:t>
      </w:r>
      <w:r>
        <w:rPr>
          <w:rFonts w:ascii="Times New Roman" w:eastAsia="Times New Roman" w:hAnsi="Times New Roman" w:cs="Times New Roman"/>
          <w:sz w:val="22"/>
          <w:szCs w:val="22"/>
        </w:rPr>
        <w:t xml:space="preserve">We </w:t>
      </w:r>
      <w:r w:rsidR="00F02461">
        <w:rPr>
          <w:rFonts w:ascii="Times New Roman" w:eastAsia="Times New Roman" w:hAnsi="Times New Roman" w:cs="Times New Roman"/>
          <w:sz w:val="22"/>
          <w:szCs w:val="22"/>
        </w:rPr>
        <w:t xml:space="preserve">help to correct for </w:t>
      </w:r>
      <w:r>
        <w:rPr>
          <w:rFonts w:ascii="Times New Roman" w:eastAsia="Times New Roman" w:hAnsi="Times New Roman" w:cs="Times New Roman"/>
          <w:sz w:val="22"/>
          <w:szCs w:val="22"/>
        </w:rPr>
        <w:t xml:space="preserve">many of these limitations with our dynamic visualizations. However, we </w:t>
      </w:r>
      <w:r w:rsidR="00F02461">
        <w:rPr>
          <w:rFonts w:ascii="Times New Roman" w:eastAsia="Times New Roman" w:hAnsi="Times New Roman" w:cs="Times New Roman"/>
          <w:sz w:val="22"/>
          <w:szCs w:val="22"/>
        </w:rPr>
        <w:t xml:space="preserve">also </w:t>
      </w:r>
      <w:r>
        <w:rPr>
          <w:rFonts w:ascii="Times New Roman" w:eastAsia="Times New Roman" w:hAnsi="Times New Roman" w:cs="Times New Roman"/>
          <w:sz w:val="22"/>
          <w:szCs w:val="22"/>
        </w:rPr>
        <w:t>supplement topic models with word level exploration. This includes visualizations of word frequency, views of words in context, and most importantly longitudinal word2vec models of the archive. Through exploration of these modes, researchers can explore language evolution, distinctions in language usage across documents and metadata, and contextualize patterns revealed in the topics learned from LDA Gibbs.</w:t>
      </w:r>
    </w:p>
    <w:p w14:paraId="74542337" w14:textId="77777777" w:rsidR="004E7A7C" w:rsidRDefault="004E7A7C"/>
    <w:p w14:paraId="5AD7E213" w14:textId="77777777" w:rsidR="004E7A7C" w:rsidRDefault="00000000">
      <w:pPr>
        <w:spacing w:before="280" w:after="280"/>
        <w:jc w:val="both"/>
        <w:rPr>
          <w:ins w:id="145" w:author="Samuel Pizelo" w:date="2023-04-17T15:16:00Z"/>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06C7C07C" wp14:editId="382FFA10">
            <wp:extent cx="4620325" cy="493871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620325" cy="4938713"/>
                    </a:xfrm>
                    <a:prstGeom prst="rect">
                      <a:avLst/>
                    </a:prstGeom>
                    <a:ln/>
                  </pic:spPr>
                </pic:pic>
              </a:graphicData>
            </a:graphic>
          </wp:inline>
        </w:drawing>
      </w:r>
    </w:p>
    <w:p w14:paraId="1CDA59D7" w14:textId="64FDBC39" w:rsidR="007853E8" w:rsidRDefault="007853E8">
      <w:pPr>
        <w:spacing w:before="280" w:after="280"/>
        <w:jc w:val="both"/>
        <w:rPr>
          <w:rFonts w:ascii="Times New Roman" w:eastAsia="Times New Roman" w:hAnsi="Times New Roman" w:cs="Times New Roman"/>
          <w:sz w:val="22"/>
          <w:szCs w:val="22"/>
        </w:rPr>
      </w:pPr>
      <w:ins w:id="146" w:author="Samuel Pizelo" w:date="2023-04-17T15:16:00Z">
        <w:r>
          <w:rPr>
            <w:rFonts w:ascii="Times New Roman" w:eastAsia="Times New Roman" w:hAnsi="Times New Roman" w:cs="Times New Roman"/>
            <w:sz w:val="22"/>
            <w:szCs w:val="22"/>
          </w:rPr>
          <w:t xml:space="preserve">Figure 8. </w:t>
        </w:r>
      </w:ins>
      <w:ins w:id="147" w:author="Samuel Pizelo" w:date="2023-04-17T15:17:00Z">
        <w:r>
          <w:rPr>
            <w:rFonts w:ascii="Times New Roman" w:eastAsia="Times New Roman" w:hAnsi="Times New Roman" w:cs="Times New Roman"/>
            <w:sz w:val="22"/>
            <w:szCs w:val="22"/>
          </w:rPr>
          <w:t xml:space="preserve">Word Meanings view. Search word appears at center of network plot with </w:t>
        </w:r>
      </w:ins>
      <w:ins w:id="148" w:author="Samuel Pizelo" w:date="2023-04-17T15:18:00Z">
        <w:r>
          <w:rPr>
            <w:rFonts w:ascii="Times New Roman" w:eastAsia="Times New Roman" w:hAnsi="Times New Roman" w:cs="Times New Roman"/>
            <w:sz w:val="22"/>
            <w:szCs w:val="22"/>
          </w:rPr>
          <w:t xml:space="preserve">nine </w:t>
        </w:r>
      </w:ins>
      <w:ins w:id="149" w:author="Samuel Pizelo" w:date="2023-04-17T15:17:00Z">
        <w:r>
          <w:rPr>
            <w:rFonts w:ascii="Times New Roman" w:eastAsia="Times New Roman" w:hAnsi="Times New Roman" w:cs="Times New Roman"/>
            <w:sz w:val="22"/>
            <w:szCs w:val="22"/>
          </w:rPr>
          <w:t>most similar words</w:t>
        </w:r>
      </w:ins>
      <w:ins w:id="150" w:author="Samuel Pizelo" w:date="2023-04-17T15:18:00Z">
        <w:r>
          <w:rPr>
            <w:rFonts w:ascii="Times New Roman" w:eastAsia="Times New Roman" w:hAnsi="Times New Roman" w:cs="Times New Roman"/>
            <w:sz w:val="22"/>
            <w:szCs w:val="22"/>
          </w:rPr>
          <w:t>. Bubble size scaled for word frequency in se</w:t>
        </w:r>
      </w:ins>
      <w:ins w:id="151" w:author="Samuel Pizelo" w:date="2023-04-17T15:19:00Z">
        <w:r>
          <w:rPr>
            <w:rFonts w:ascii="Times New Roman" w:eastAsia="Times New Roman" w:hAnsi="Times New Roman" w:cs="Times New Roman"/>
            <w:sz w:val="22"/>
            <w:szCs w:val="22"/>
          </w:rPr>
          <w:t>lected model.</w:t>
        </w:r>
      </w:ins>
    </w:p>
    <w:p w14:paraId="2708DEBA" w14:textId="54DDCF21" w:rsidR="004E7A7C"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By training hundreds of word embeddings models on subsets of our corpus grouped by author, print location, and decade of publication, we have obtained data on usage patterns for approximately four hundred thousand unique tokens. in our archive.</w:t>
      </w:r>
      <w:r w:rsidR="00F02461">
        <w:rPr>
          <w:rFonts w:ascii="Times New Roman" w:eastAsia="Times New Roman" w:hAnsi="Times New Roman" w:cs="Times New Roman"/>
          <w:sz w:val="22"/>
          <w:szCs w:val="22"/>
        </w:rPr>
        <w:t xml:space="preserve"> Gathering contextual word use data on this high number of words would be intractable with topic modeling for most computational humanities labs due to the enormous </w:t>
      </w:r>
      <w:proofErr w:type="gramStart"/>
      <w:r w:rsidR="00F02461">
        <w:rPr>
          <w:rFonts w:ascii="Times New Roman" w:eastAsia="Times New Roman" w:hAnsi="Times New Roman" w:cs="Times New Roman"/>
          <w:sz w:val="22"/>
          <w:szCs w:val="22"/>
        </w:rPr>
        <w:t>amount</w:t>
      </w:r>
      <w:proofErr w:type="gramEnd"/>
      <w:r w:rsidR="00F02461">
        <w:rPr>
          <w:rFonts w:ascii="Times New Roman" w:eastAsia="Times New Roman" w:hAnsi="Times New Roman" w:cs="Times New Roman"/>
          <w:sz w:val="22"/>
          <w:szCs w:val="22"/>
        </w:rPr>
        <w:t xml:space="preserve"> of computational resources necessary to dedicate to this process. </w:t>
      </w:r>
      <w:r>
        <w:rPr>
          <w:rFonts w:ascii="Times New Roman" w:eastAsia="Times New Roman" w:hAnsi="Times New Roman" w:cs="Times New Roman"/>
          <w:sz w:val="22"/>
          <w:szCs w:val="22"/>
        </w:rPr>
        <w:t xml:space="preserve">Because word embeddings output dimensional coordinates for each word in the model, they also allow for a measurement of the similarity between words in the learned embedded space. The </w:t>
      </w:r>
      <w:del w:id="152" w:author="Samuel Pizelo" w:date="2023-04-17T15:19:00Z">
        <w:r w:rsidDel="007853E8">
          <w:rPr>
            <w:rFonts w:ascii="Times New Roman" w:eastAsia="Times New Roman" w:hAnsi="Times New Roman" w:cs="Times New Roman"/>
            <w:sz w:val="22"/>
            <w:szCs w:val="22"/>
          </w:rPr>
          <w:delText xml:space="preserve">above </w:delText>
        </w:r>
      </w:del>
      <w:r>
        <w:rPr>
          <w:rFonts w:ascii="Times New Roman" w:eastAsia="Times New Roman" w:hAnsi="Times New Roman" w:cs="Times New Roman"/>
          <w:sz w:val="22"/>
          <w:szCs w:val="22"/>
        </w:rPr>
        <w:t>network plot</w:t>
      </w:r>
      <w:ins w:id="153" w:author="Samuel Pizelo" w:date="2023-04-17T15:19:00Z">
        <w:r w:rsidR="007853E8">
          <w:rPr>
            <w:rFonts w:ascii="Times New Roman" w:eastAsia="Times New Roman" w:hAnsi="Times New Roman" w:cs="Times New Roman"/>
            <w:sz w:val="22"/>
            <w:szCs w:val="22"/>
          </w:rPr>
          <w:t xml:space="preserve"> </w:t>
        </w:r>
      </w:ins>
      <w:ins w:id="154" w:author="Samuel Pizelo" w:date="2023-04-17T15:20:00Z">
        <w:r w:rsidR="007853E8">
          <w:rPr>
            <w:rFonts w:ascii="Times New Roman" w:eastAsia="Times New Roman" w:hAnsi="Times New Roman" w:cs="Times New Roman"/>
            <w:sz w:val="22"/>
            <w:szCs w:val="22"/>
          </w:rPr>
          <w:t xml:space="preserve">of the search term “quintessence” depicted </w:t>
        </w:r>
      </w:ins>
      <w:ins w:id="155" w:author="Samuel Pizelo" w:date="2023-04-17T15:19:00Z">
        <w:r w:rsidR="007853E8">
          <w:rPr>
            <w:rFonts w:ascii="Times New Roman" w:eastAsia="Times New Roman" w:hAnsi="Times New Roman" w:cs="Times New Roman"/>
            <w:sz w:val="22"/>
            <w:szCs w:val="22"/>
          </w:rPr>
          <w:t>in Figure 8</w:t>
        </w:r>
      </w:ins>
      <w:del w:id="156" w:author="Samuel Pizelo" w:date="2023-04-17T15:20:00Z">
        <w:r w:rsidDel="007853E8">
          <w:rPr>
            <w:rFonts w:ascii="Times New Roman" w:eastAsia="Times New Roman" w:hAnsi="Times New Roman" w:cs="Times New Roman"/>
            <w:sz w:val="22"/>
            <w:szCs w:val="22"/>
            <w:highlight w:val="white"/>
          </w:rPr>
          <w:delText>, based on the vec2graph library</w:delText>
        </w:r>
        <w:r w:rsidDel="007853E8">
          <w:rPr>
            <w:rFonts w:ascii="Times New Roman" w:eastAsia="Times New Roman" w:hAnsi="Times New Roman" w:cs="Times New Roman"/>
            <w:sz w:val="22"/>
            <w:szCs w:val="22"/>
          </w:rPr>
          <w:delText>, of the word quintessence</w:delText>
        </w:r>
      </w:del>
      <w:r>
        <w:rPr>
          <w:rFonts w:ascii="Times New Roman" w:eastAsia="Times New Roman" w:hAnsi="Times New Roman" w:cs="Times New Roman"/>
          <w:sz w:val="22"/>
          <w:szCs w:val="22"/>
        </w:rPr>
        <w:t xml:space="preserve"> allows for a comparison of the </w:t>
      </w:r>
      <w:ins w:id="157" w:author="Samuel Pizelo" w:date="2023-04-17T15:21:00Z">
        <w:r w:rsidR="007853E8">
          <w:rPr>
            <w:rFonts w:ascii="Times New Roman" w:eastAsia="Times New Roman" w:hAnsi="Times New Roman" w:cs="Times New Roman"/>
            <w:sz w:val="22"/>
            <w:szCs w:val="22"/>
          </w:rPr>
          <w:t xml:space="preserve">term </w:t>
        </w:r>
      </w:ins>
      <w:r>
        <w:rPr>
          <w:rFonts w:ascii="Times New Roman" w:eastAsia="Times New Roman" w:hAnsi="Times New Roman" w:cs="Times New Roman"/>
          <w:sz w:val="22"/>
          <w:szCs w:val="22"/>
        </w:rPr>
        <w:t xml:space="preserve">usage </w:t>
      </w:r>
      <w:del w:id="158" w:author="Samuel Pizelo" w:date="2023-04-17T15:21:00Z">
        <w:r w:rsidDel="007853E8">
          <w:rPr>
            <w:rFonts w:ascii="Times New Roman" w:eastAsia="Times New Roman" w:hAnsi="Times New Roman" w:cs="Times New Roman"/>
            <w:sz w:val="22"/>
            <w:szCs w:val="22"/>
          </w:rPr>
          <w:delText xml:space="preserve">of “quintessence” </w:delText>
        </w:r>
      </w:del>
      <w:r>
        <w:rPr>
          <w:rFonts w:ascii="Times New Roman" w:eastAsia="Times New Roman" w:hAnsi="Times New Roman" w:cs="Times New Roman"/>
          <w:sz w:val="22"/>
          <w:szCs w:val="22"/>
        </w:rPr>
        <w:t>across every text in the archive with the usage of the top ten most similar words</w:t>
      </w:r>
      <w:r w:rsidR="008954A0">
        <w:rPr>
          <w:rFonts w:ascii="Times New Roman" w:eastAsia="Times New Roman" w:hAnsi="Times New Roman" w:cs="Times New Roman"/>
          <w:sz w:val="22"/>
          <w:szCs w:val="22"/>
        </w:rPr>
        <w:t xml:space="preserve"> (</w:t>
      </w:r>
      <w:proofErr w:type="spellStart"/>
      <w:r w:rsidR="008954A0">
        <w:rPr>
          <w:rFonts w:ascii="Times New Roman" w:eastAsia="Times New Roman" w:hAnsi="Times New Roman" w:cs="Times New Roman"/>
          <w:sz w:val="22"/>
          <w:szCs w:val="22"/>
        </w:rPr>
        <w:t>Katricheva</w:t>
      </w:r>
      <w:proofErr w:type="spellEnd"/>
      <w:r w:rsidR="008954A0">
        <w:rPr>
          <w:rFonts w:ascii="Times New Roman" w:eastAsia="Times New Roman" w:hAnsi="Times New Roman" w:cs="Times New Roman"/>
          <w:sz w:val="22"/>
          <w:szCs w:val="22"/>
        </w:rPr>
        <w:t xml:space="preserve"> et al. 2020)</w:t>
      </w:r>
      <w:r>
        <w:rPr>
          <w:rFonts w:ascii="Times New Roman" w:eastAsia="Times New Roman" w:hAnsi="Times New Roman" w:cs="Times New Roman"/>
          <w:sz w:val="22"/>
          <w:szCs w:val="22"/>
        </w:rPr>
        <w:t>.</w:t>
      </w:r>
      <w:r w:rsidR="008954A0">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The size of each node reflects total occurrences of the word in question, and the width of each edge reflects the similarity between the two connected nodes.</w:t>
      </w:r>
    </w:p>
    <w:p w14:paraId="1A5547A9" w14:textId="77777777" w:rsidR="004E7A7C" w:rsidRDefault="00000000">
      <w:pPr>
        <w:jc w:val="both"/>
        <w:rPr>
          <w:ins w:id="159" w:author="Samuel Pizelo" w:date="2023-04-17T15:22:00Z"/>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23990750" wp14:editId="40BA5730">
            <wp:extent cx="4666799" cy="4985593"/>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666799" cy="4985593"/>
                    </a:xfrm>
                    <a:prstGeom prst="rect">
                      <a:avLst/>
                    </a:prstGeom>
                    <a:ln/>
                  </pic:spPr>
                </pic:pic>
              </a:graphicData>
            </a:graphic>
          </wp:inline>
        </w:drawing>
      </w:r>
    </w:p>
    <w:p w14:paraId="2D24EB8B" w14:textId="58B3E5B3" w:rsidR="007853E8" w:rsidRDefault="007853E8">
      <w:pPr>
        <w:jc w:val="both"/>
        <w:rPr>
          <w:ins w:id="160" w:author="Samuel Pizelo" w:date="2023-04-17T15:22:00Z"/>
          <w:rFonts w:ascii="Times New Roman" w:eastAsia="Times New Roman" w:hAnsi="Times New Roman" w:cs="Times New Roman"/>
          <w:sz w:val="22"/>
          <w:szCs w:val="22"/>
        </w:rPr>
      </w:pPr>
      <w:ins w:id="161" w:author="Samuel Pizelo" w:date="2023-04-17T15:22:00Z">
        <w:r>
          <w:rPr>
            <w:rFonts w:ascii="Times New Roman" w:eastAsia="Times New Roman" w:hAnsi="Times New Roman" w:cs="Times New Roman"/>
            <w:sz w:val="22"/>
            <w:szCs w:val="22"/>
          </w:rPr>
          <w:t>Figure 9. Word Meanings view. Word clustering suggests polysemy of search term.</w:t>
        </w:r>
      </w:ins>
    </w:p>
    <w:p w14:paraId="7B5B7195" w14:textId="77777777" w:rsidR="007853E8" w:rsidRDefault="007853E8">
      <w:pPr>
        <w:jc w:val="both"/>
        <w:rPr>
          <w:rFonts w:ascii="Times New Roman" w:eastAsia="Times New Roman" w:hAnsi="Times New Roman" w:cs="Times New Roman"/>
          <w:sz w:val="22"/>
          <w:szCs w:val="22"/>
        </w:rPr>
      </w:pPr>
    </w:p>
    <w:p w14:paraId="54AAD9D0" w14:textId="67707469" w:rsidR="004E7A7C" w:rsidRDefault="00F02461">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Due to their contextual specificity, word embeddings also emphasize another linguistic feature missing in most topic modeling representations: the allowance for polysemy. The </w:t>
      </w:r>
      <w:del w:id="162" w:author="Samuel Pizelo" w:date="2023-04-17T15:23:00Z">
        <w:r w:rsidDel="007853E8">
          <w:rPr>
            <w:rFonts w:ascii="Times New Roman" w:eastAsia="Times New Roman" w:hAnsi="Times New Roman" w:cs="Times New Roman"/>
            <w:sz w:val="22"/>
            <w:szCs w:val="22"/>
          </w:rPr>
          <w:delText xml:space="preserve">above plot </w:delText>
        </w:r>
      </w:del>
      <w:ins w:id="163" w:author="Samuel Pizelo" w:date="2023-04-17T15:23:00Z">
        <w:r w:rsidR="007853E8">
          <w:rPr>
            <w:rFonts w:ascii="Times New Roman" w:eastAsia="Times New Roman" w:hAnsi="Times New Roman" w:cs="Times New Roman"/>
            <w:sz w:val="22"/>
            <w:szCs w:val="22"/>
          </w:rPr>
          <w:t xml:space="preserve">network graph </w:t>
        </w:r>
      </w:ins>
      <w:r>
        <w:rPr>
          <w:rFonts w:ascii="Times New Roman" w:eastAsia="Times New Roman" w:hAnsi="Times New Roman" w:cs="Times New Roman"/>
          <w:sz w:val="22"/>
          <w:szCs w:val="22"/>
        </w:rPr>
        <w:t xml:space="preserve">of the word “actor” </w:t>
      </w:r>
      <w:ins w:id="164" w:author="Samuel Pizelo" w:date="2023-04-17T15:23:00Z">
        <w:r w:rsidR="007853E8">
          <w:rPr>
            <w:rFonts w:ascii="Times New Roman" w:eastAsia="Times New Roman" w:hAnsi="Times New Roman" w:cs="Times New Roman"/>
            <w:sz w:val="22"/>
            <w:szCs w:val="22"/>
          </w:rPr>
          <w:t xml:space="preserve">in Figure 9 </w:t>
        </w:r>
      </w:ins>
      <w:r>
        <w:rPr>
          <w:rFonts w:ascii="Times New Roman" w:eastAsia="Times New Roman" w:hAnsi="Times New Roman" w:cs="Times New Roman"/>
          <w:sz w:val="22"/>
          <w:szCs w:val="22"/>
        </w:rPr>
        <w:t>illustrates this feature. By clustering nearest words to the word being examined, this network representation allows one to see when a word has obvious distinctions in use. “Actor” usually denotes a dramaturge in our archive, but also has a conspiratorial valence (e.g., “instigator,” “plotter”). Finally, the presence of the word “spectator” demonstrates the high level of interchangeability between antonymous words.</w:t>
      </w:r>
    </w:p>
    <w:p w14:paraId="3972DBFA" w14:textId="77777777" w:rsidR="004E7A7C" w:rsidRDefault="004E7A7C">
      <w:pPr>
        <w:jc w:val="both"/>
        <w:rPr>
          <w:rFonts w:ascii="Times New Roman" w:eastAsia="Times New Roman" w:hAnsi="Times New Roman" w:cs="Times New Roman"/>
          <w:sz w:val="22"/>
          <w:szCs w:val="22"/>
        </w:rPr>
      </w:pPr>
    </w:p>
    <w:p w14:paraId="066DD061" w14:textId="77777777" w:rsidR="004E7A7C" w:rsidRDefault="00000000">
      <w:pPr>
        <w:jc w:val="both"/>
        <w:rPr>
          <w:ins w:id="165" w:author="Samuel Pizelo" w:date="2023-04-17T15:23:00Z"/>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47AF9F15" wp14:editId="3776CFE2">
            <wp:extent cx="4666700" cy="498633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666700" cy="4986338"/>
                    </a:xfrm>
                    <a:prstGeom prst="rect">
                      <a:avLst/>
                    </a:prstGeom>
                    <a:ln/>
                  </pic:spPr>
                </pic:pic>
              </a:graphicData>
            </a:graphic>
          </wp:inline>
        </w:drawing>
      </w:r>
    </w:p>
    <w:p w14:paraId="4D5A3F80" w14:textId="486C0FE9" w:rsidR="007853E8" w:rsidRDefault="007853E8">
      <w:pPr>
        <w:jc w:val="both"/>
        <w:rPr>
          <w:ins w:id="166" w:author="Samuel Pizelo" w:date="2023-04-17T15:23:00Z"/>
          <w:rFonts w:ascii="Times New Roman" w:eastAsia="Times New Roman" w:hAnsi="Times New Roman" w:cs="Times New Roman"/>
          <w:sz w:val="22"/>
          <w:szCs w:val="22"/>
        </w:rPr>
      </w:pPr>
      <w:ins w:id="167" w:author="Samuel Pizelo" w:date="2023-04-17T15:23:00Z">
        <w:r>
          <w:rPr>
            <w:rFonts w:ascii="Times New Roman" w:eastAsia="Times New Roman" w:hAnsi="Times New Roman" w:cs="Times New Roman"/>
            <w:sz w:val="22"/>
            <w:szCs w:val="22"/>
          </w:rPr>
          <w:t>Figure 10. Word Meanings view. Network graph of term “hamlet</w:t>
        </w:r>
      </w:ins>
      <w:ins w:id="168" w:author="Samuel Pizelo" w:date="2023-04-17T15:24:00Z">
        <w:r>
          <w:rPr>
            <w:rFonts w:ascii="Times New Roman" w:eastAsia="Times New Roman" w:hAnsi="Times New Roman" w:cs="Times New Roman"/>
            <w:sz w:val="22"/>
            <w:szCs w:val="22"/>
          </w:rPr>
          <w:t>” in the William Shakespeare model.</w:t>
        </w:r>
      </w:ins>
    </w:p>
    <w:p w14:paraId="3D59890E" w14:textId="77777777" w:rsidR="007853E8" w:rsidRDefault="007853E8">
      <w:pPr>
        <w:jc w:val="both"/>
        <w:rPr>
          <w:rFonts w:ascii="Times New Roman" w:eastAsia="Times New Roman" w:hAnsi="Times New Roman" w:cs="Times New Roman"/>
          <w:sz w:val="22"/>
          <w:szCs w:val="22"/>
        </w:rPr>
      </w:pPr>
    </w:p>
    <w:p w14:paraId="3DDFC273" w14:textId="676F1425" w:rsidR="004E7A7C" w:rsidRDefault="00FE2117">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Another feature of Quintessence, due to the high number of smaller embeddings models we have trained, is the ability to </w:t>
      </w:r>
      <w:r w:rsidR="009B2702">
        <w:rPr>
          <w:rFonts w:ascii="Times New Roman" w:eastAsia="Times New Roman" w:hAnsi="Times New Roman" w:cs="Times New Roman"/>
          <w:sz w:val="22"/>
          <w:szCs w:val="22"/>
        </w:rPr>
        <w:t xml:space="preserve">examine the oeuvres of specific authors to examine the semantic relationships of their idiosyncratic word usage. In </w:t>
      </w:r>
      <w:del w:id="169" w:author="Samuel Pizelo" w:date="2023-04-17T15:24:00Z">
        <w:r w:rsidR="009B2702" w:rsidDel="007853E8">
          <w:rPr>
            <w:rFonts w:ascii="Times New Roman" w:eastAsia="Times New Roman" w:hAnsi="Times New Roman" w:cs="Times New Roman"/>
            <w:sz w:val="22"/>
            <w:szCs w:val="22"/>
          </w:rPr>
          <w:delText>the above example</w:delText>
        </w:r>
      </w:del>
      <w:ins w:id="170" w:author="Samuel Pizelo" w:date="2023-04-17T15:24:00Z">
        <w:r w:rsidR="007853E8">
          <w:rPr>
            <w:rFonts w:ascii="Times New Roman" w:eastAsia="Times New Roman" w:hAnsi="Times New Roman" w:cs="Times New Roman"/>
            <w:sz w:val="22"/>
            <w:szCs w:val="22"/>
          </w:rPr>
          <w:t>Figure 10</w:t>
        </w:r>
      </w:ins>
      <w:r w:rsidR="009B2702">
        <w:rPr>
          <w:rFonts w:ascii="Times New Roman" w:eastAsia="Times New Roman" w:hAnsi="Times New Roman" w:cs="Times New Roman"/>
          <w:sz w:val="22"/>
          <w:szCs w:val="22"/>
        </w:rPr>
        <w:t>, we can see that William Shakespeare uses the word “Hamlet” with respect to certain other proper names and character titles, indicating the term takes on a unique meaning in the Shakespeare model.</w:t>
      </w:r>
    </w:p>
    <w:p w14:paraId="4C338BDF" w14:textId="77777777" w:rsidR="004E7A7C" w:rsidRDefault="004E7A7C">
      <w:pPr>
        <w:jc w:val="both"/>
        <w:rPr>
          <w:rFonts w:ascii="Times New Roman" w:eastAsia="Times New Roman" w:hAnsi="Times New Roman" w:cs="Times New Roman"/>
          <w:sz w:val="22"/>
          <w:szCs w:val="22"/>
        </w:rPr>
      </w:pPr>
    </w:p>
    <w:p w14:paraId="7089B889" w14:textId="77777777" w:rsidR="004E7A7C" w:rsidRPr="007853E8" w:rsidRDefault="00000000">
      <w:pPr>
        <w:pStyle w:val="Heading4"/>
        <w:spacing w:before="280" w:after="280"/>
        <w:jc w:val="both"/>
        <w:rPr>
          <w:rFonts w:ascii="Times New Roman" w:hAnsi="Times New Roman" w:cs="Times New Roman"/>
          <w:rPrChange w:id="171" w:author="Samuel Pizelo" w:date="2023-04-17T15:25:00Z">
            <w:rPr/>
          </w:rPrChange>
        </w:rPr>
      </w:pPr>
      <w:bookmarkStart w:id="172" w:name="_heading=h.1n6qj4pzwfdd" w:colFirst="0" w:colLast="0"/>
      <w:bookmarkEnd w:id="172"/>
      <w:r w:rsidRPr="007853E8">
        <w:rPr>
          <w:rFonts w:ascii="Times New Roman" w:hAnsi="Times New Roman" w:cs="Times New Roman"/>
          <w:rPrChange w:id="173" w:author="Samuel Pizelo" w:date="2023-04-17T15:25:00Z">
            <w:rPr/>
          </w:rPrChange>
        </w:rPr>
        <w:lastRenderedPageBreak/>
        <w:t>Word in Context</w:t>
      </w:r>
    </w:p>
    <w:p w14:paraId="6E794765" w14:textId="77777777" w:rsidR="004E7A7C" w:rsidRDefault="00000000">
      <w:pPr>
        <w:spacing w:before="280" w:after="280"/>
        <w:jc w:val="center"/>
        <w:rPr>
          <w:ins w:id="174" w:author="Samuel Pizelo" w:date="2023-04-17T15:24:00Z"/>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6411D01D" wp14:editId="1A69DF86">
            <wp:extent cx="4775267" cy="378807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775267" cy="3788073"/>
                    </a:xfrm>
                    <a:prstGeom prst="rect">
                      <a:avLst/>
                    </a:prstGeom>
                    <a:ln/>
                  </pic:spPr>
                </pic:pic>
              </a:graphicData>
            </a:graphic>
          </wp:inline>
        </w:drawing>
      </w:r>
    </w:p>
    <w:p w14:paraId="05199053" w14:textId="49C8C455" w:rsidR="007853E8" w:rsidRDefault="007853E8">
      <w:pPr>
        <w:spacing w:before="280" w:after="280"/>
        <w:jc w:val="center"/>
        <w:rPr>
          <w:rFonts w:ascii="Times New Roman" w:eastAsia="Times New Roman" w:hAnsi="Times New Roman" w:cs="Times New Roman"/>
          <w:sz w:val="22"/>
          <w:szCs w:val="22"/>
        </w:rPr>
      </w:pPr>
      <w:ins w:id="175" w:author="Samuel Pizelo" w:date="2023-04-17T15:24:00Z">
        <w:r>
          <w:rPr>
            <w:rFonts w:ascii="Times New Roman" w:eastAsia="Times New Roman" w:hAnsi="Times New Roman" w:cs="Times New Roman"/>
            <w:sz w:val="22"/>
            <w:szCs w:val="22"/>
          </w:rPr>
          <w:t xml:space="preserve">Figure 11. </w:t>
        </w:r>
      </w:ins>
      <w:ins w:id="176" w:author="Samuel Pizelo" w:date="2023-04-17T15:26:00Z">
        <w:r>
          <w:rPr>
            <w:rFonts w:ascii="Times New Roman" w:eastAsia="Times New Roman" w:hAnsi="Times New Roman" w:cs="Times New Roman"/>
            <w:sz w:val="22"/>
            <w:szCs w:val="22"/>
          </w:rPr>
          <w:t xml:space="preserve">Word </w:t>
        </w:r>
      </w:ins>
      <w:ins w:id="177" w:author="Samuel Pizelo" w:date="2023-04-17T15:28:00Z">
        <w:r w:rsidR="00A70A92">
          <w:rPr>
            <w:rFonts w:ascii="Times New Roman" w:eastAsia="Times New Roman" w:hAnsi="Times New Roman" w:cs="Times New Roman"/>
            <w:sz w:val="22"/>
            <w:szCs w:val="22"/>
          </w:rPr>
          <w:t>M</w:t>
        </w:r>
      </w:ins>
      <w:ins w:id="178" w:author="Samuel Pizelo" w:date="2023-04-17T15:26:00Z">
        <w:r>
          <w:rPr>
            <w:rFonts w:ascii="Times New Roman" w:eastAsia="Times New Roman" w:hAnsi="Times New Roman" w:cs="Times New Roman"/>
            <w:sz w:val="22"/>
            <w:szCs w:val="22"/>
          </w:rPr>
          <w:t xml:space="preserve">eanings view. </w:t>
        </w:r>
      </w:ins>
      <w:ins w:id="179" w:author="Samuel Pizelo" w:date="2023-04-17T15:25:00Z">
        <w:r>
          <w:rPr>
            <w:rFonts w:ascii="Times New Roman" w:eastAsia="Times New Roman" w:hAnsi="Times New Roman" w:cs="Times New Roman"/>
            <w:sz w:val="22"/>
            <w:szCs w:val="22"/>
          </w:rPr>
          <w:t>Keyword in context</w:t>
        </w:r>
      </w:ins>
      <w:ins w:id="180" w:author="Samuel Pizelo" w:date="2023-04-17T15:26:00Z">
        <w:r>
          <w:rPr>
            <w:rFonts w:ascii="Times New Roman" w:eastAsia="Times New Roman" w:hAnsi="Times New Roman" w:cs="Times New Roman"/>
            <w:sz w:val="22"/>
            <w:szCs w:val="22"/>
          </w:rPr>
          <w:t xml:space="preserve"> for search term.</w:t>
        </w:r>
      </w:ins>
      <w:ins w:id="181" w:author="Samuel Pizelo" w:date="2023-04-17T15:27:00Z">
        <w:r w:rsidR="00A70A92">
          <w:rPr>
            <w:rFonts w:ascii="Times New Roman" w:eastAsia="Times New Roman" w:hAnsi="Times New Roman" w:cs="Times New Roman"/>
            <w:sz w:val="22"/>
            <w:szCs w:val="22"/>
          </w:rPr>
          <w:t xml:space="preserve"> </w:t>
        </w:r>
      </w:ins>
      <w:ins w:id="182" w:author="Samuel Pizelo" w:date="2023-04-17T15:28:00Z">
        <w:r w:rsidR="00A70A92">
          <w:rPr>
            <w:rFonts w:ascii="Times New Roman" w:eastAsia="Times New Roman" w:hAnsi="Times New Roman" w:cs="Times New Roman"/>
            <w:sz w:val="22"/>
            <w:szCs w:val="22"/>
          </w:rPr>
          <w:t>Documents labeled by document number.</w:t>
        </w:r>
      </w:ins>
    </w:p>
    <w:p w14:paraId="3DB4CFA0" w14:textId="58822CBC" w:rsidR="004E7A7C" w:rsidRDefault="00000000">
      <w:pPr>
        <w:spacing w:before="280" w:after="280"/>
        <w:rPr>
          <w:rFonts w:ascii="Times New Roman" w:eastAsia="Times New Roman" w:hAnsi="Times New Roman" w:cs="Times New Roman"/>
          <w:sz w:val="22"/>
          <w:szCs w:val="22"/>
        </w:rPr>
      </w:pPr>
      <w:r>
        <w:rPr>
          <w:rFonts w:ascii="Times New Roman" w:eastAsia="Times New Roman" w:hAnsi="Times New Roman" w:cs="Times New Roman"/>
          <w:sz w:val="22"/>
          <w:szCs w:val="22"/>
        </w:rPr>
        <w:t>Exploration of individual words in the corpus is also facilitated by the Word in Context tab, which gives contextual word usage data for every instance of the chosen word in the corpus</w:t>
      </w:r>
      <w:ins w:id="183" w:author="Samuel Pizelo" w:date="2023-04-17T15:31:00Z">
        <w:r w:rsidR="00A70A92">
          <w:rPr>
            <w:rFonts w:ascii="Times New Roman" w:eastAsia="Times New Roman" w:hAnsi="Times New Roman" w:cs="Times New Roman"/>
            <w:sz w:val="22"/>
            <w:szCs w:val="22"/>
          </w:rPr>
          <w:t xml:space="preserve"> (Fig. 11)</w:t>
        </w:r>
      </w:ins>
      <w:r>
        <w:rPr>
          <w:rFonts w:ascii="Times New Roman" w:eastAsia="Times New Roman" w:hAnsi="Times New Roman" w:cs="Times New Roman"/>
          <w:sz w:val="22"/>
          <w:szCs w:val="22"/>
        </w:rPr>
        <w:t xml:space="preserve">. These results are filtered by </w:t>
      </w:r>
      <w:proofErr w:type="spellStart"/>
      <w:r w:rsidR="009D4D25">
        <w:rPr>
          <w:rFonts w:ascii="Times New Roman" w:eastAsia="Times New Roman" w:hAnsi="Times New Roman" w:cs="Times New Roman"/>
          <w:sz w:val="22"/>
          <w:szCs w:val="22"/>
        </w:rPr>
        <w:t>tf-idf</w:t>
      </w:r>
      <w:proofErr w:type="spellEnd"/>
      <w:r>
        <w:rPr>
          <w:rFonts w:ascii="Times New Roman" w:eastAsia="Times New Roman" w:hAnsi="Times New Roman" w:cs="Times New Roman"/>
          <w:sz w:val="22"/>
          <w:szCs w:val="22"/>
        </w:rPr>
        <w:t xml:space="preserve"> scores (</w:t>
      </w:r>
      <w:r w:rsidR="009D4D25">
        <w:rPr>
          <w:rFonts w:ascii="Times New Roman" w:eastAsia="Times New Roman" w:hAnsi="Times New Roman" w:cs="Times New Roman"/>
          <w:sz w:val="22"/>
          <w:szCs w:val="22"/>
        </w:rPr>
        <w:t>t</w:t>
      </w:r>
      <w:r>
        <w:rPr>
          <w:rFonts w:ascii="Times New Roman" w:eastAsia="Times New Roman" w:hAnsi="Times New Roman" w:cs="Times New Roman"/>
          <w:sz w:val="22"/>
          <w:szCs w:val="22"/>
        </w:rPr>
        <w:t xml:space="preserve">erm </w:t>
      </w:r>
      <w:r w:rsidR="009D4D25">
        <w:rPr>
          <w:rFonts w:ascii="Times New Roman" w:eastAsia="Times New Roman" w:hAnsi="Times New Roman" w:cs="Times New Roman"/>
          <w:sz w:val="22"/>
          <w:szCs w:val="22"/>
        </w:rPr>
        <w:t>f</w:t>
      </w:r>
      <w:r>
        <w:rPr>
          <w:rFonts w:ascii="Times New Roman" w:eastAsia="Times New Roman" w:hAnsi="Times New Roman" w:cs="Times New Roman"/>
          <w:sz w:val="22"/>
          <w:szCs w:val="22"/>
        </w:rPr>
        <w:t>requency-</w:t>
      </w:r>
      <w:r w:rsidR="009D4D25">
        <w:rPr>
          <w:rFonts w:ascii="Times New Roman" w:eastAsia="Times New Roman" w:hAnsi="Times New Roman" w:cs="Times New Roman"/>
          <w:sz w:val="22"/>
          <w:szCs w:val="22"/>
        </w:rPr>
        <w:t>inverse</w:t>
      </w:r>
      <w:r>
        <w:rPr>
          <w:rFonts w:ascii="Times New Roman" w:eastAsia="Times New Roman" w:hAnsi="Times New Roman" w:cs="Times New Roman"/>
          <w:sz w:val="22"/>
          <w:szCs w:val="22"/>
        </w:rPr>
        <w:t xml:space="preserve"> </w:t>
      </w:r>
      <w:r w:rsidR="009D4D25">
        <w:rPr>
          <w:rFonts w:ascii="Times New Roman" w:eastAsia="Times New Roman" w:hAnsi="Times New Roman" w:cs="Times New Roman"/>
          <w:sz w:val="22"/>
          <w:szCs w:val="22"/>
        </w:rPr>
        <w:t>d</w:t>
      </w:r>
      <w:r>
        <w:rPr>
          <w:rFonts w:ascii="Times New Roman" w:eastAsia="Times New Roman" w:hAnsi="Times New Roman" w:cs="Times New Roman"/>
          <w:sz w:val="22"/>
          <w:szCs w:val="22"/>
        </w:rPr>
        <w:t xml:space="preserve">ocument </w:t>
      </w:r>
      <w:r w:rsidR="009D4D25">
        <w:rPr>
          <w:rFonts w:ascii="Times New Roman" w:eastAsia="Times New Roman" w:hAnsi="Times New Roman" w:cs="Times New Roman"/>
          <w:sz w:val="22"/>
          <w:szCs w:val="22"/>
        </w:rPr>
        <w:t>f</w:t>
      </w:r>
      <w:r>
        <w:rPr>
          <w:rFonts w:ascii="Times New Roman" w:eastAsia="Times New Roman" w:hAnsi="Times New Roman" w:cs="Times New Roman"/>
          <w:sz w:val="22"/>
          <w:szCs w:val="22"/>
        </w:rPr>
        <w:t>requency) to ensure the top results are highly relevant to an exploration of the word’s usage.</w:t>
      </w:r>
      <w:r w:rsidR="00C0225E">
        <w:rPr>
          <w:rFonts w:ascii="Times New Roman" w:eastAsia="Times New Roman" w:hAnsi="Times New Roman" w:cs="Times New Roman"/>
          <w:sz w:val="22"/>
          <w:szCs w:val="22"/>
        </w:rPr>
        <w:t xml:space="preserve"> By displaying this textual context alongside our word embeddings model outputs, our site maintains a relationship between machine learning abstractions and close reading techniques.</w:t>
      </w:r>
    </w:p>
    <w:p w14:paraId="5C8DF02F" w14:textId="77777777" w:rsidR="004E7A7C" w:rsidRDefault="00000000">
      <w:pPr>
        <w:pStyle w:val="Heading4"/>
        <w:spacing w:before="280" w:after="280"/>
      </w:pPr>
      <w:bookmarkStart w:id="184" w:name="_heading=h.l1fs94mco5jl" w:colFirst="0" w:colLast="0"/>
      <w:bookmarkEnd w:id="184"/>
      <w:r>
        <w:lastRenderedPageBreak/>
        <w:t>Word Semantic Shift</w:t>
      </w:r>
    </w:p>
    <w:p w14:paraId="4C442AB8" w14:textId="77777777" w:rsidR="004E7A7C" w:rsidRDefault="00000000">
      <w:pPr>
        <w:spacing w:before="280" w:after="280"/>
        <w:jc w:val="both"/>
        <w:rPr>
          <w:ins w:id="185" w:author="Samuel Pizelo" w:date="2023-04-17T15:28:00Z"/>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6AB0DC3D" wp14:editId="1DFDF1B8">
            <wp:extent cx="5943600" cy="29464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946400"/>
                    </a:xfrm>
                    <a:prstGeom prst="rect">
                      <a:avLst/>
                    </a:prstGeom>
                    <a:ln/>
                  </pic:spPr>
                </pic:pic>
              </a:graphicData>
            </a:graphic>
          </wp:inline>
        </w:drawing>
      </w:r>
    </w:p>
    <w:p w14:paraId="5D0FD094" w14:textId="5B9DDF99" w:rsidR="00A70A92" w:rsidRDefault="00A70A92">
      <w:pPr>
        <w:spacing w:before="280" w:after="280"/>
        <w:jc w:val="both"/>
        <w:rPr>
          <w:rFonts w:ascii="Times New Roman" w:eastAsia="Times New Roman" w:hAnsi="Times New Roman" w:cs="Times New Roman"/>
          <w:sz w:val="22"/>
          <w:szCs w:val="22"/>
        </w:rPr>
      </w:pPr>
      <w:ins w:id="186" w:author="Samuel Pizelo" w:date="2023-04-17T15:28:00Z">
        <w:r>
          <w:rPr>
            <w:rFonts w:ascii="Times New Roman" w:eastAsia="Times New Roman" w:hAnsi="Times New Roman" w:cs="Times New Roman"/>
            <w:sz w:val="22"/>
            <w:szCs w:val="22"/>
          </w:rPr>
          <w:t>Figure 12. Word Meanings view.</w:t>
        </w:r>
      </w:ins>
      <w:ins w:id="187" w:author="Samuel Pizelo" w:date="2023-04-17T15:29:00Z">
        <w:r>
          <w:rPr>
            <w:rFonts w:ascii="Times New Roman" w:eastAsia="Times New Roman" w:hAnsi="Times New Roman" w:cs="Times New Roman"/>
            <w:sz w:val="22"/>
            <w:szCs w:val="22"/>
          </w:rPr>
          <w:t xml:space="preserve"> Search term represented for each decade according to percentage similarity with term usage in 1700</w:t>
        </w:r>
      </w:ins>
      <w:ins w:id="188" w:author="Samuel Pizelo" w:date="2023-04-17T15:30:00Z">
        <w:r>
          <w:rPr>
            <w:rFonts w:ascii="Times New Roman" w:eastAsia="Times New Roman" w:hAnsi="Times New Roman" w:cs="Times New Roman"/>
            <w:sz w:val="22"/>
            <w:szCs w:val="22"/>
          </w:rPr>
          <w:t xml:space="preserve"> model. Precise similarity depicted as “Similarity Score” on mouseover, along with most similar</w:t>
        </w:r>
      </w:ins>
      <w:ins w:id="189" w:author="Samuel Pizelo" w:date="2023-04-17T15:31:00Z">
        <w:r>
          <w:rPr>
            <w:rFonts w:ascii="Times New Roman" w:eastAsia="Times New Roman" w:hAnsi="Times New Roman" w:cs="Times New Roman"/>
            <w:sz w:val="22"/>
            <w:szCs w:val="22"/>
          </w:rPr>
          <w:t xml:space="preserve"> terms.</w:t>
        </w:r>
      </w:ins>
    </w:p>
    <w:p w14:paraId="6E27A10B" w14:textId="25F901F3"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Another function word embeddings allow for is the alignment of different models to gauge the relative position of words in their respective subset. Such a method estimates the comparative usage and semantics of the same word in two different subsets of an archive. This has classically been implemented only for time-slices in historical </w:t>
      </w:r>
      <w:proofErr w:type="gramStart"/>
      <w:r>
        <w:rPr>
          <w:rFonts w:ascii="Times New Roman" w:eastAsia="Times New Roman" w:hAnsi="Times New Roman" w:cs="Times New Roman"/>
          <w:sz w:val="22"/>
          <w:szCs w:val="22"/>
        </w:rPr>
        <w:t>archives, and</w:t>
      </w:r>
      <w:proofErr w:type="gramEnd"/>
      <w:r>
        <w:rPr>
          <w:rFonts w:ascii="Times New Roman" w:eastAsia="Times New Roman" w:hAnsi="Times New Roman" w:cs="Times New Roman"/>
          <w:sz w:val="22"/>
          <w:szCs w:val="22"/>
        </w:rPr>
        <w:t xml:space="preserve"> is thus termed “diachronic embedding”</w:t>
      </w:r>
      <w:r w:rsidR="00617B7D">
        <w:rPr>
          <w:rFonts w:ascii="Times New Roman" w:eastAsia="Times New Roman" w:hAnsi="Times New Roman" w:cs="Times New Roman"/>
          <w:sz w:val="22"/>
          <w:szCs w:val="22"/>
        </w:rPr>
        <w:t xml:space="preserve"> (Hamilton et al. 2016).</w:t>
      </w:r>
      <w:r>
        <w:rPr>
          <w:rFonts w:ascii="Times New Roman" w:eastAsia="Times New Roman" w:hAnsi="Times New Roman" w:cs="Times New Roman"/>
          <w:sz w:val="22"/>
          <w:szCs w:val="22"/>
        </w:rPr>
        <w:t xml:space="preserve"> Project Quintessence has implemented an experimental beta visualization that allows one to explore an aligned embedding space comprising the twenty-four decades in the EEBO-TCP archive. The </w:t>
      </w:r>
      <w:del w:id="190" w:author="Samuel Pizelo" w:date="2023-04-17T15:31:00Z">
        <w:r w:rsidDel="00A70A92">
          <w:rPr>
            <w:rFonts w:ascii="Times New Roman" w:eastAsia="Times New Roman" w:hAnsi="Times New Roman" w:cs="Times New Roman"/>
            <w:sz w:val="22"/>
            <w:szCs w:val="22"/>
          </w:rPr>
          <w:delText xml:space="preserve">above </w:delText>
        </w:r>
      </w:del>
      <w:r>
        <w:rPr>
          <w:rFonts w:ascii="Times New Roman" w:eastAsia="Times New Roman" w:hAnsi="Times New Roman" w:cs="Times New Roman"/>
          <w:sz w:val="22"/>
          <w:szCs w:val="22"/>
        </w:rPr>
        <w:t xml:space="preserve">visualization </w:t>
      </w:r>
      <w:ins w:id="191" w:author="Samuel Pizelo" w:date="2023-04-17T15:31:00Z">
        <w:r w:rsidR="00A70A92">
          <w:rPr>
            <w:rFonts w:ascii="Times New Roman" w:eastAsia="Times New Roman" w:hAnsi="Times New Roman" w:cs="Times New Roman"/>
            <w:sz w:val="22"/>
            <w:szCs w:val="22"/>
          </w:rPr>
          <w:t xml:space="preserve">depicted in Figure 12 </w:t>
        </w:r>
      </w:ins>
      <w:r>
        <w:rPr>
          <w:rFonts w:ascii="Times New Roman" w:eastAsia="Times New Roman" w:hAnsi="Times New Roman" w:cs="Times New Roman"/>
          <w:sz w:val="22"/>
          <w:szCs w:val="22"/>
        </w:rPr>
        <w:t xml:space="preserve">can be uniquely generated for over sixty thousand words in our </w:t>
      </w:r>
      <w:proofErr w:type="gramStart"/>
      <w:r>
        <w:rPr>
          <w:rFonts w:ascii="Times New Roman" w:eastAsia="Times New Roman" w:hAnsi="Times New Roman" w:cs="Times New Roman"/>
          <w:sz w:val="22"/>
          <w:szCs w:val="22"/>
        </w:rPr>
        <w:t>archive, and</w:t>
      </w:r>
      <w:proofErr w:type="gramEnd"/>
      <w:r>
        <w:rPr>
          <w:rFonts w:ascii="Times New Roman" w:eastAsia="Times New Roman" w:hAnsi="Times New Roman" w:cs="Times New Roman"/>
          <w:sz w:val="22"/>
          <w:szCs w:val="22"/>
        </w:rPr>
        <w:t xml:space="preserve"> represents an alignment between each decade and 1700--the last decade captured in the archive. The higher the Similarity Score, the more similar the word is to its usage in 1700. Sudden peaks or valleys in the plot usually signal a semantic shift in that word’s usage during that </w:t>
      </w:r>
      <w:proofErr w:type="gramStart"/>
      <w:r w:rsidR="00C656FA">
        <w:rPr>
          <w:rFonts w:ascii="Times New Roman" w:eastAsia="Times New Roman" w:hAnsi="Times New Roman" w:cs="Times New Roman"/>
          <w:sz w:val="22"/>
          <w:szCs w:val="22"/>
        </w:rPr>
        <w:t xml:space="preserve">time </w:t>
      </w:r>
      <w:r>
        <w:rPr>
          <w:rFonts w:ascii="Times New Roman" w:eastAsia="Times New Roman" w:hAnsi="Times New Roman" w:cs="Times New Roman"/>
          <w:sz w:val="22"/>
          <w:szCs w:val="22"/>
        </w:rPr>
        <w:t>period</w:t>
      </w:r>
      <w:proofErr w:type="gramEnd"/>
      <w:r>
        <w:rPr>
          <w:rFonts w:ascii="Times New Roman" w:eastAsia="Times New Roman" w:hAnsi="Times New Roman" w:cs="Times New Roman"/>
          <w:sz w:val="22"/>
          <w:szCs w:val="22"/>
        </w:rPr>
        <w:t>. The node for each decade can be hovered over to display the Similarity Score along with the top ten most similar words in that decade.</w:t>
      </w:r>
    </w:p>
    <w:p w14:paraId="015A18CA" w14:textId="13E5C0F2" w:rsidR="004E7A7C" w:rsidRDefault="00000000">
      <w:pPr>
        <w:spacing w:before="280" w:after="2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While recent empirical analyses of such embedding alignment methods have cast some doubt upon their reliability</w:t>
      </w:r>
      <w:r w:rsidR="00617B7D">
        <w:rPr>
          <w:rFonts w:ascii="Times New Roman" w:eastAsia="Times New Roman" w:hAnsi="Times New Roman" w:cs="Times New Roman"/>
          <w:sz w:val="22"/>
          <w:szCs w:val="22"/>
        </w:rPr>
        <w:t xml:space="preserve"> (</w:t>
      </w:r>
      <w:proofErr w:type="spellStart"/>
      <w:r w:rsidR="00617B7D">
        <w:rPr>
          <w:rFonts w:ascii="Times New Roman" w:eastAsia="Times New Roman" w:hAnsi="Times New Roman" w:cs="Times New Roman"/>
          <w:sz w:val="22"/>
          <w:szCs w:val="22"/>
        </w:rPr>
        <w:t>Hellrich</w:t>
      </w:r>
      <w:proofErr w:type="spellEnd"/>
      <w:r w:rsidR="00617B7D">
        <w:rPr>
          <w:rFonts w:ascii="Times New Roman" w:eastAsia="Times New Roman" w:hAnsi="Times New Roman" w:cs="Times New Roman"/>
          <w:sz w:val="22"/>
          <w:szCs w:val="22"/>
        </w:rPr>
        <w:t xml:space="preserve"> 2018</w:t>
      </w:r>
      <w:r w:rsidR="006B7806">
        <w:rPr>
          <w:rFonts w:ascii="Times New Roman" w:eastAsia="Times New Roman" w:hAnsi="Times New Roman" w:cs="Times New Roman"/>
          <w:sz w:val="22"/>
          <w:szCs w:val="22"/>
        </w:rPr>
        <w:t xml:space="preserve">; </w:t>
      </w:r>
      <w:proofErr w:type="spellStart"/>
      <w:r w:rsidR="006B7806">
        <w:rPr>
          <w:rFonts w:ascii="Times New Roman" w:eastAsia="Times New Roman" w:hAnsi="Times New Roman" w:cs="Times New Roman"/>
          <w:sz w:val="22"/>
          <w:szCs w:val="22"/>
        </w:rPr>
        <w:t>Hellrich</w:t>
      </w:r>
      <w:proofErr w:type="spellEnd"/>
      <w:r w:rsidR="006B7806">
        <w:rPr>
          <w:rFonts w:ascii="Times New Roman" w:eastAsia="Times New Roman" w:hAnsi="Times New Roman" w:cs="Times New Roman"/>
          <w:sz w:val="22"/>
          <w:szCs w:val="22"/>
        </w:rPr>
        <w:t xml:space="preserve"> 2019</w:t>
      </w:r>
      <w:r w:rsidR="00617B7D">
        <w:rPr>
          <w:rFonts w:ascii="Times New Roman" w:eastAsia="Times New Roman" w:hAnsi="Times New Roman" w:cs="Times New Roman"/>
          <w:sz w:val="22"/>
          <w:szCs w:val="22"/>
        </w:rPr>
        <w:t>)</w:t>
      </w:r>
      <w:r>
        <w:rPr>
          <w:rFonts w:ascii="Times New Roman" w:eastAsia="Times New Roman" w:hAnsi="Times New Roman" w:cs="Times New Roman"/>
          <w:sz w:val="22"/>
          <w:szCs w:val="22"/>
        </w:rPr>
        <w:t>, and thus a final version will need to overcome certain pitfalls, we have observed that this tool, when combined with document retrieval and keyword in context functionality, provides a unique representation of the evolution of language across historical time. In addition, the textual metadata of the EEBO-TCP will allow us to use similar alignment methods to compare word usage similarity between authors, in different regions, and more. We are not aware of any other attempts to implement such longitudinal linguistic analysis.</w:t>
      </w:r>
    </w:p>
    <w:p w14:paraId="78759F2C" w14:textId="77777777" w:rsidR="004E7A7C" w:rsidRDefault="00000000">
      <w:pPr>
        <w:spacing w:before="280" w:after="280"/>
        <w:jc w:val="both"/>
        <w:rPr>
          <w:rFonts w:ascii="Times New Roman" w:eastAsia="Times New Roman" w:hAnsi="Times New Roman" w:cs="Times New Roman"/>
          <w:b/>
          <w:color w:val="000000"/>
          <w:sz w:val="22"/>
          <w:szCs w:val="22"/>
        </w:rPr>
      </w:pPr>
      <w:r>
        <w:rPr>
          <w:rFonts w:ascii="Times New Roman" w:eastAsia="Times New Roman" w:hAnsi="Times New Roman" w:cs="Times New Roman"/>
          <w:sz w:val="22"/>
          <w:szCs w:val="22"/>
        </w:rPr>
        <w:t xml:space="preserve">In summary, the three primary modes of analysis afforded by Project Quintessence are word-specific analysis, topic-level patterns, and </w:t>
      </w:r>
      <w:r>
        <w:rPr>
          <w:rFonts w:ascii="Times New Roman" w:eastAsia="Times New Roman" w:hAnsi="Times New Roman" w:cs="Times New Roman"/>
          <w:sz w:val="22"/>
          <w:szCs w:val="22"/>
          <w:highlight w:val="white"/>
        </w:rPr>
        <w:t>document-based inquiry</w:t>
      </w:r>
      <w:r>
        <w:rPr>
          <w:rFonts w:ascii="Times New Roman" w:eastAsia="Times New Roman" w:hAnsi="Times New Roman" w:cs="Times New Roman"/>
          <w:sz w:val="22"/>
          <w:szCs w:val="22"/>
        </w:rPr>
        <w:t xml:space="preserve">. Rather than understanding these as operating at three distinct scales of analysis, the dynamic design of our site allows an interpolation of these methods into an integrated, dimensional analysis. Word usage and semantics are available during a close reading; individual documents can be examined while investigating archive-wide thematic trends; and the gradual </w:t>
      </w:r>
      <w:r>
        <w:rPr>
          <w:rFonts w:ascii="Times New Roman" w:eastAsia="Times New Roman" w:hAnsi="Times New Roman" w:cs="Times New Roman"/>
          <w:sz w:val="22"/>
          <w:szCs w:val="22"/>
        </w:rPr>
        <w:lastRenderedPageBreak/>
        <w:t>semantic and contextual shifts of a word sit alongside the actual uses of that word in the texts underlying our computational analyses. We believe that this rich conjunction of visualizations and tools provides a new model for digital archive presentation and scholarly analysis in the digital humanities.</w:t>
      </w:r>
    </w:p>
    <w:p w14:paraId="650942F3" w14:textId="71B48050" w:rsidR="004E7A7C" w:rsidRPr="002C6A69" w:rsidRDefault="00000000" w:rsidP="002C6A69">
      <w:pPr>
        <w:pStyle w:val="Heading2"/>
        <w:shd w:val="clear" w:color="auto" w:fill="FFFFFF"/>
        <w:jc w:val="both"/>
        <w:rPr>
          <w:sz w:val="29"/>
          <w:szCs w:val="29"/>
        </w:rPr>
      </w:pPr>
      <w:r>
        <w:rPr>
          <w:color w:val="000000"/>
          <w:sz w:val="29"/>
          <w:szCs w:val="29"/>
        </w:rPr>
        <w:t>Project Pipeline</w:t>
      </w:r>
    </w:p>
    <w:p w14:paraId="36275E63" w14:textId="4861D758" w:rsidR="004E7A7C" w:rsidRDefault="00000000" w:rsidP="006B7806">
      <w:pPr>
        <w:shd w:val="clear" w:color="auto" w:fill="FFFFFF"/>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While idiosyncrasies </w:t>
      </w:r>
      <w:r w:rsidR="002C6A69">
        <w:rPr>
          <w:rFonts w:ascii="Times New Roman" w:eastAsia="Times New Roman" w:hAnsi="Times New Roman" w:cs="Times New Roman"/>
          <w:sz w:val="22"/>
          <w:szCs w:val="22"/>
        </w:rPr>
        <w:t>found in</w:t>
      </w:r>
      <w:r>
        <w:rPr>
          <w:rFonts w:ascii="Times New Roman" w:eastAsia="Times New Roman" w:hAnsi="Times New Roman" w:cs="Times New Roman"/>
          <w:sz w:val="22"/>
          <w:szCs w:val="22"/>
        </w:rPr>
        <w:t xml:space="preserve"> the EEBO-TCP corpus are the norm for large textual archives, they present unique challenges and opportunities for digital humanities research. This is in no small part due to the reliance on uniform, carefully manicured datasets for the development of nearly every method of computational analysis. Increasing attention has been paid to the reproducibility of language models tuned to a few industry</w:t>
      </w:r>
      <w:r w:rsidR="003043D7">
        <w:rPr>
          <w:rFonts w:ascii="Times New Roman" w:eastAsia="Times New Roman" w:hAnsi="Times New Roman" w:cs="Times New Roman"/>
          <w:sz w:val="22"/>
          <w:szCs w:val="22"/>
        </w:rPr>
        <w:t>-</w:t>
      </w:r>
      <w:r>
        <w:rPr>
          <w:rFonts w:ascii="Times New Roman" w:eastAsia="Times New Roman" w:hAnsi="Times New Roman" w:cs="Times New Roman"/>
          <w:sz w:val="22"/>
          <w:szCs w:val="22"/>
        </w:rPr>
        <w:t>standard datasets that bear little resemblance to those encountered in archival research</w:t>
      </w:r>
      <w:r w:rsidR="006B7806">
        <w:rPr>
          <w:rFonts w:ascii="Times New Roman" w:eastAsia="Times New Roman" w:hAnsi="Times New Roman" w:cs="Times New Roman"/>
          <w:sz w:val="22"/>
          <w:szCs w:val="22"/>
        </w:rPr>
        <w:t xml:space="preserve"> (Jo and </w:t>
      </w:r>
      <w:proofErr w:type="spellStart"/>
      <w:r w:rsidR="006B7806">
        <w:rPr>
          <w:rFonts w:ascii="Times New Roman" w:eastAsia="Times New Roman" w:hAnsi="Times New Roman" w:cs="Times New Roman"/>
          <w:sz w:val="22"/>
          <w:szCs w:val="22"/>
        </w:rPr>
        <w:t>Gebru</w:t>
      </w:r>
      <w:proofErr w:type="spellEnd"/>
      <w:r w:rsidR="006B7806">
        <w:rPr>
          <w:rFonts w:ascii="Times New Roman" w:eastAsia="Times New Roman" w:hAnsi="Times New Roman" w:cs="Times New Roman"/>
          <w:sz w:val="22"/>
          <w:szCs w:val="22"/>
        </w:rPr>
        <w:t xml:space="preserve"> 2020)</w:t>
      </w:r>
      <w:r>
        <w:rPr>
          <w:rFonts w:ascii="Times New Roman" w:eastAsia="Times New Roman" w:hAnsi="Times New Roman" w:cs="Times New Roman"/>
          <w:sz w:val="22"/>
          <w:szCs w:val="22"/>
        </w:rPr>
        <w:t>. While models improve on benchmark performance year-by-year, it becomes increasingly difficult to describe the nature of those improvements or to predict the performance of competing models in real-world contexts.</w:t>
      </w:r>
    </w:p>
    <w:p w14:paraId="1A658A98" w14:textId="77777777" w:rsidR="006B7806" w:rsidRPr="006B7806" w:rsidRDefault="006B7806" w:rsidP="006B7806">
      <w:pPr>
        <w:shd w:val="clear" w:color="auto" w:fill="FFFFFF"/>
        <w:jc w:val="both"/>
        <w:rPr>
          <w:rFonts w:ascii="Times New Roman" w:eastAsia="Times New Roman" w:hAnsi="Times New Roman" w:cs="Times New Roman"/>
          <w:sz w:val="22"/>
          <w:szCs w:val="22"/>
        </w:rPr>
      </w:pPr>
    </w:p>
    <w:p w14:paraId="1F5CD1FC" w14:textId="77777777" w:rsidR="004E7A7C" w:rsidRDefault="00000000">
      <w:pPr>
        <w:shd w:val="clear" w:color="auto" w:fill="FFFFFF"/>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these discussions on archive construction rarely broach the question of data asymmetry, enormous vocabulary sizes, or multilingual texts. </w:t>
      </w:r>
      <w:proofErr w:type="gramStart"/>
      <w:r>
        <w:rPr>
          <w:rFonts w:ascii="Times New Roman" w:eastAsia="Times New Roman" w:hAnsi="Times New Roman" w:cs="Times New Roman"/>
          <w:sz w:val="22"/>
          <w:szCs w:val="22"/>
        </w:rPr>
        <w:t>All of</w:t>
      </w:r>
      <w:proofErr w:type="gramEnd"/>
      <w:r>
        <w:rPr>
          <w:rFonts w:ascii="Times New Roman" w:eastAsia="Times New Roman" w:hAnsi="Times New Roman" w:cs="Times New Roman"/>
          <w:sz w:val="22"/>
          <w:szCs w:val="22"/>
        </w:rPr>
        <w:t xml:space="preserve"> these aspects are present in the EEBO-TCP corpus. The largest document in the corpus contains nearly 3.1 million words, whereas the smallest document is only 5 words long. There are </w:t>
      </w:r>
      <w:r w:rsidRPr="009B2702">
        <w:rPr>
          <w:rFonts w:ascii="Times New Roman" w:eastAsia="Times New Roman" w:hAnsi="Times New Roman" w:cs="Times New Roman"/>
          <w:sz w:val="22"/>
          <w:szCs w:val="22"/>
        </w:rPr>
        <w:t>over 2.5 million unique words in the corpus. After aggressive spelling variant reduction, spell-correction, and lemmatization, that number still only shrinks to 1.5 million. Even after filtering out texts tagged in primary languages other than English–of which fourteen are</w:t>
      </w:r>
      <w:r>
        <w:rPr>
          <w:rFonts w:ascii="Times New Roman" w:eastAsia="Times New Roman" w:hAnsi="Times New Roman" w:cs="Times New Roman"/>
          <w:sz w:val="22"/>
          <w:szCs w:val="22"/>
        </w:rPr>
        <w:t xml:space="preserve"> represented–the corpus still contains frequent block quotes, references, and terms in Latin, Greek, French, and occasionally other languages. Thus, EEBO-TCP becomes an exemplary corpus for computational research, not for its uniformity, but for precisely the opposite reason.</w:t>
      </w:r>
    </w:p>
    <w:p w14:paraId="46F0781A" w14:textId="77777777" w:rsidR="004E7A7C" w:rsidRDefault="004E7A7C">
      <w:pPr>
        <w:rPr>
          <w:rFonts w:ascii="Times New Roman" w:eastAsia="Times New Roman" w:hAnsi="Times New Roman" w:cs="Times New Roman"/>
          <w:sz w:val="22"/>
          <w:szCs w:val="22"/>
        </w:rPr>
      </w:pPr>
    </w:p>
    <w:p w14:paraId="123C6932" w14:textId="6BC0C17F" w:rsidR="004E7A7C"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Development of a coherent toolset for </w:t>
      </w:r>
      <w:r>
        <w:rPr>
          <w:rFonts w:ascii="Times New Roman" w:eastAsia="Times New Roman" w:hAnsi="Times New Roman" w:cs="Times New Roman"/>
          <w:i/>
          <w:sz w:val="22"/>
          <w:szCs w:val="22"/>
        </w:rPr>
        <w:t>Project Quintessence</w:t>
      </w:r>
      <w:r>
        <w:rPr>
          <w:rFonts w:ascii="Times New Roman" w:eastAsia="Times New Roman" w:hAnsi="Times New Roman" w:cs="Times New Roman"/>
          <w:sz w:val="22"/>
          <w:szCs w:val="22"/>
        </w:rPr>
        <w:t xml:space="preserve"> thus necessitated an iterative, empirical process. Each word stemmer and </w:t>
      </w:r>
      <w:proofErr w:type="spellStart"/>
      <w:r>
        <w:rPr>
          <w:rFonts w:ascii="Times New Roman" w:eastAsia="Times New Roman" w:hAnsi="Times New Roman" w:cs="Times New Roman"/>
          <w:sz w:val="22"/>
          <w:szCs w:val="22"/>
        </w:rPr>
        <w:t>lemmatizer</w:t>
      </w:r>
      <w:proofErr w:type="spellEnd"/>
      <w:r>
        <w:rPr>
          <w:rFonts w:ascii="Times New Roman" w:eastAsia="Times New Roman" w:hAnsi="Times New Roman" w:cs="Times New Roman"/>
          <w:sz w:val="22"/>
          <w:szCs w:val="22"/>
        </w:rPr>
        <w:t xml:space="preserve"> had to be compared statistically and hand-checked for overall accuracy. The same held true for clustering algorithms, word embedding models, topic models, and network analysis. This arena of labor, so often ignored by out-of-the-box toolkits and invisible in massive search interfaces, necessitated the care and expertise of scholars educated in </w:t>
      </w:r>
      <w:r w:rsidR="004A4324">
        <w:rPr>
          <w:rFonts w:ascii="Times New Roman" w:eastAsia="Times New Roman" w:hAnsi="Times New Roman" w:cs="Times New Roman"/>
          <w:sz w:val="22"/>
          <w:szCs w:val="22"/>
        </w:rPr>
        <w:t>e</w:t>
      </w:r>
      <w:r>
        <w:rPr>
          <w:rFonts w:ascii="Times New Roman" w:eastAsia="Times New Roman" w:hAnsi="Times New Roman" w:cs="Times New Roman"/>
          <w:sz w:val="22"/>
          <w:szCs w:val="22"/>
        </w:rPr>
        <w:t xml:space="preserve">arly </w:t>
      </w:r>
      <w:r w:rsidR="004A4324">
        <w:rPr>
          <w:rFonts w:ascii="Times New Roman" w:eastAsia="Times New Roman" w:hAnsi="Times New Roman" w:cs="Times New Roman"/>
          <w:sz w:val="22"/>
          <w:szCs w:val="22"/>
        </w:rPr>
        <w:t>m</w:t>
      </w:r>
      <w:r>
        <w:rPr>
          <w:rFonts w:ascii="Times New Roman" w:eastAsia="Times New Roman" w:hAnsi="Times New Roman" w:cs="Times New Roman"/>
          <w:sz w:val="22"/>
          <w:szCs w:val="22"/>
        </w:rPr>
        <w:t>odern literature and culture. Thus, our project pipeline incorporated at every stage a negotiation between conventional literary knowledges and the production of computational tools.</w:t>
      </w:r>
    </w:p>
    <w:p w14:paraId="329C5E49" w14:textId="77777777" w:rsidR="004E7A7C" w:rsidRDefault="004E7A7C">
      <w:pPr>
        <w:rPr>
          <w:rFonts w:ascii="Times New Roman" w:eastAsia="Times New Roman" w:hAnsi="Times New Roman" w:cs="Times New Roman"/>
          <w:sz w:val="22"/>
          <w:szCs w:val="22"/>
        </w:rPr>
      </w:pPr>
    </w:p>
    <w:p w14:paraId="33D9D60F" w14:textId="2E72D4E9" w:rsidR="004E7A7C"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first stage of our pipeline involved text cleaning. Due to the crowdsourced nature of the EEBO-TCP project, we encountered inconsistencies in character encodings as well as TEI tagging schemata. Thus, we had to encode all texts into UTF-8</w:t>
      </w:r>
      <w:r w:rsidR="006B7806">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and include several automated character alterations to ensure each encoding was handled properly. As we wanted to maintain reproducibility of research findings for the archive itself, we adopted a minimalist approach to textual and tag alterations. </w:t>
      </w:r>
      <w:r>
        <w:rPr>
          <w:rFonts w:ascii="Times New Roman" w:eastAsia="Times New Roman" w:hAnsi="Times New Roman" w:cs="Times New Roman"/>
          <w:sz w:val="22"/>
          <w:szCs w:val="22"/>
          <w:highlight w:val="white"/>
        </w:rPr>
        <w:t xml:space="preserve">We intend to make available an open-source version of our text cleaning and modeling source code to maximize transparency of results. </w:t>
      </w:r>
      <w:r>
        <w:rPr>
          <w:rFonts w:ascii="Times New Roman" w:eastAsia="Times New Roman" w:hAnsi="Times New Roman" w:cs="Times New Roman"/>
          <w:sz w:val="22"/>
          <w:szCs w:val="22"/>
        </w:rPr>
        <w:t>Tags that were either too widely used or too seldomly used were winnowed to preserve functionality. In order to model linguistic change over time and obtain decade-specific language models, we also had to normalize dates by converting Roman numerals and reducing date ranges to a single four-digit year.</w:t>
      </w:r>
      <w:r>
        <w:rPr>
          <w:rFonts w:ascii="Times New Roman" w:eastAsia="Times New Roman" w:hAnsi="Times New Roman" w:cs="Times New Roman"/>
          <w:sz w:val="22"/>
          <w:szCs w:val="22"/>
          <w:vertAlign w:val="superscript"/>
        </w:rPr>
        <w:footnoteReference w:id="7"/>
      </w:r>
      <w:r>
        <w:rPr>
          <w:rFonts w:ascii="Times New Roman" w:eastAsia="Times New Roman" w:hAnsi="Times New Roman" w:cs="Times New Roman"/>
          <w:sz w:val="22"/>
          <w:szCs w:val="22"/>
        </w:rPr>
        <w:t xml:space="preserve"> Word spelling corrections and standardizations, along with word stems, </w:t>
      </w:r>
      <w:proofErr w:type="spellStart"/>
      <w:r>
        <w:rPr>
          <w:rFonts w:ascii="Times New Roman" w:eastAsia="Times New Roman" w:hAnsi="Times New Roman" w:cs="Times New Roman"/>
          <w:sz w:val="22"/>
          <w:szCs w:val="22"/>
        </w:rPr>
        <w:t>lemmata</w:t>
      </w:r>
      <w:proofErr w:type="spellEnd"/>
      <w:r>
        <w:rPr>
          <w:rFonts w:ascii="Times New Roman" w:eastAsia="Times New Roman" w:hAnsi="Times New Roman" w:cs="Times New Roman"/>
          <w:sz w:val="22"/>
          <w:szCs w:val="22"/>
        </w:rPr>
        <w:t xml:space="preserve">, and part-of-speech information, were obtained by using a locally-run build of </w:t>
      </w:r>
      <w:proofErr w:type="spellStart"/>
      <w:r>
        <w:rPr>
          <w:rFonts w:ascii="Times New Roman" w:eastAsia="Times New Roman" w:hAnsi="Times New Roman" w:cs="Times New Roman"/>
          <w:sz w:val="22"/>
          <w:szCs w:val="22"/>
        </w:rPr>
        <w:t>MorphAdorner</w:t>
      </w:r>
      <w:proofErr w:type="spellEnd"/>
      <w:r>
        <w:rPr>
          <w:rFonts w:ascii="Times New Roman" w:eastAsia="Times New Roman" w:hAnsi="Times New Roman" w:cs="Times New Roman"/>
          <w:sz w:val="22"/>
          <w:szCs w:val="22"/>
        </w:rPr>
        <w:t xml:space="preserve">–a bespoke NLP software tool trained on an </w:t>
      </w:r>
      <w:r w:rsidR="004A4324">
        <w:rPr>
          <w:rFonts w:ascii="Times New Roman" w:eastAsia="Times New Roman" w:hAnsi="Times New Roman" w:cs="Times New Roman"/>
          <w:sz w:val="22"/>
          <w:szCs w:val="22"/>
        </w:rPr>
        <w:t>e</w:t>
      </w:r>
      <w:r>
        <w:rPr>
          <w:rFonts w:ascii="Times New Roman" w:eastAsia="Times New Roman" w:hAnsi="Times New Roman" w:cs="Times New Roman"/>
          <w:sz w:val="22"/>
          <w:szCs w:val="22"/>
        </w:rPr>
        <w:t xml:space="preserve">arly </w:t>
      </w:r>
      <w:r w:rsidR="004A4324">
        <w:rPr>
          <w:rFonts w:ascii="Times New Roman" w:eastAsia="Times New Roman" w:hAnsi="Times New Roman" w:cs="Times New Roman"/>
          <w:sz w:val="22"/>
          <w:szCs w:val="22"/>
        </w:rPr>
        <w:t>m</w:t>
      </w:r>
      <w:r>
        <w:rPr>
          <w:rFonts w:ascii="Times New Roman" w:eastAsia="Times New Roman" w:hAnsi="Times New Roman" w:cs="Times New Roman"/>
          <w:sz w:val="22"/>
          <w:szCs w:val="22"/>
        </w:rPr>
        <w:t>odern archive.</w:t>
      </w:r>
    </w:p>
    <w:p w14:paraId="46F5D87D" w14:textId="77777777" w:rsidR="004E7A7C" w:rsidRDefault="004E7A7C">
      <w:pPr>
        <w:rPr>
          <w:rFonts w:ascii="Times New Roman" w:eastAsia="Times New Roman" w:hAnsi="Times New Roman" w:cs="Times New Roman"/>
          <w:sz w:val="22"/>
          <w:szCs w:val="22"/>
        </w:rPr>
      </w:pPr>
    </w:p>
    <w:p w14:paraId="607F017C" w14:textId="7AE8AC34" w:rsidR="004E7A7C"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The second stage of the pipeline was dedicated to database architecture and API development. While we relied on relational database configurations in early versions of the project, the performance gains and nimbleness of MongoDB ultimately outweighed the intuitive structure of SQL and similar configurations. Because each visualization and search function on our website accesses different elements of the text database and models, we found database calls impossible to construct efficiently enough to maintain speed and performance. This performance was aided after our implementation of a RESTful API written in </w:t>
      </w:r>
      <w:del w:id="192" w:author="Arthur V Koehl" w:date="2023-04-18T16:49:00Z">
        <w:r w:rsidDel="004732E7">
          <w:rPr>
            <w:rFonts w:ascii="Times New Roman" w:eastAsia="Times New Roman" w:hAnsi="Times New Roman" w:cs="Times New Roman"/>
            <w:sz w:val="22"/>
            <w:szCs w:val="22"/>
          </w:rPr>
          <w:delText xml:space="preserve">php </w:delText>
        </w:r>
      </w:del>
      <w:ins w:id="193" w:author="Arthur V Koehl" w:date="2023-04-18T16:49:00Z">
        <w:r w:rsidR="004732E7">
          <w:rPr>
            <w:rFonts w:ascii="Times New Roman" w:eastAsia="Times New Roman" w:hAnsi="Times New Roman" w:cs="Times New Roman"/>
            <w:sz w:val="22"/>
            <w:szCs w:val="22"/>
          </w:rPr>
          <w:t xml:space="preserve">PHP </w:t>
        </w:r>
      </w:ins>
      <w:r>
        <w:rPr>
          <w:rFonts w:ascii="Times New Roman" w:eastAsia="Times New Roman" w:hAnsi="Times New Roman" w:cs="Times New Roman"/>
          <w:sz w:val="22"/>
          <w:szCs w:val="22"/>
        </w:rPr>
        <w:t xml:space="preserve">to serve as intermediary for database calls. In addition to these obvious end-user functionality gains, our shift to MongoDB </w:t>
      </w:r>
      <w:r w:rsidR="00FC0234">
        <w:rPr>
          <w:rFonts w:ascii="Times New Roman" w:eastAsia="Times New Roman" w:hAnsi="Times New Roman" w:cs="Times New Roman"/>
          <w:sz w:val="22"/>
          <w:szCs w:val="22"/>
        </w:rPr>
        <w:t xml:space="preserve">(a popular document-oriented database program) </w:t>
      </w:r>
      <w:r>
        <w:rPr>
          <w:rFonts w:ascii="Times New Roman" w:eastAsia="Times New Roman" w:hAnsi="Times New Roman" w:cs="Times New Roman"/>
          <w:sz w:val="22"/>
          <w:szCs w:val="22"/>
        </w:rPr>
        <w:t>resulted in a drastic reduction of compute-time, as new versions of the database could be iterated without a complete reindexing. This flexibility gives us the opportunity to grow our archive over time without the need to start from scratch and debug queries with each alteration.</w:t>
      </w:r>
    </w:p>
    <w:p w14:paraId="0368D63B" w14:textId="77777777" w:rsidR="004E7A7C" w:rsidRDefault="004E7A7C">
      <w:pPr>
        <w:rPr>
          <w:rFonts w:ascii="Times New Roman" w:eastAsia="Times New Roman" w:hAnsi="Times New Roman" w:cs="Times New Roman"/>
          <w:sz w:val="22"/>
          <w:szCs w:val="22"/>
        </w:rPr>
      </w:pPr>
    </w:p>
    <w:p w14:paraId="67EF434A" w14:textId="668A3FB3" w:rsidR="004E7A7C"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third stage of the pipeline was dedicated to modeling and model optimization. While we experimented with many different topic models and word embedding techniques in preliminary stages, we decided to use Latent Dirichlet Allocation (LDA) topic modeling with posterior Gibbs sampling for our base topic models.</w:t>
      </w:r>
      <w:ins w:id="194" w:author="Samuel Pizelo" w:date="2023-04-17T15:53:00Z">
        <w:r w:rsidR="0068335A">
          <w:rPr>
            <w:rFonts w:ascii="Times New Roman" w:eastAsia="Times New Roman" w:hAnsi="Times New Roman" w:cs="Times New Roman"/>
            <w:sz w:val="22"/>
            <w:szCs w:val="22"/>
          </w:rPr>
          <w:t xml:space="preserve"> </w:t>
        </w:r>
      </w:ins>
      <w:moveToRangeStart w:id="195" w:author="Samuel Pizelo" w:date="2023-04-17T15:53:00Z" w:name="move132639210"/>
      <w:moveTo w:id="196" w:author="Samuel Pizelo" w:date="2023-04-17T15:53:00Z">
        <w:r w:rsidR="0068335A" w:rsidRPr="0068335A">
          <w:rPr>
            <w:rFonts w:ascii="Times New Roman" w:eastAsia="Times New Roman" w:hAnsi="Times New Roman" w:cs="Times New Roman"/>
            <w:sz w:val="22"/>
            <w:szCs w:val="22"/>
            <w:rPrChange w:id="197" w:author="Samuel Pizelo" w:date="2023-04-17T15:53:00Z">
              <w:rPr>
                <w:rFonts w:ascii="Times New Roman" w:eastAsia="Times New Roman" w:hAnsi="Times New Roman" w:cs="Times New Roman"/>
                <w:sz w:val="20"/>
                <w:szCs w:val="20"/>
              </w:rPr>
            </w:rPrChange>
          </w:rPr>
          <w:t xml:space="preserve">Our topic models were computed using the </w:t>
        </w:r>
        <w:proofErr w:type="spellStart"/>
        <w:r w:rsidR="0068335A" w:rsidRPr="0068335A">
          <w:rPr>
            <w:rFonts w:ascii="Times New Roman" w:eastAsia="Times New Roman" w:hAnsi="Times New Roman" w:cs="Times New Roman"/>
            <w:sz w:val="22"/>
            <w:szCs w:val="22"/>
            <w:rPrChange w:id="198" w:author="Samuel Pizelo" w:date="2023-04-17T15:53:00Z">
              <w:rPr>
                <w:rFonts w:ascii="Times New Roman" w:eastAsia="Times New Roman" w:hAnsi="Times New Roman" w:cs="Times New Roman"/>
                <w:sz w:val="20"/>
                <w:szCs w:val="20"/>
              </w:rPr>
            </w:rPrChange>
          </w:rPr>
          <w:t>Gensim</w:t>
        </w:r>
        <w:proofErr w:type="spellEnd"/>
        <w:r w:rsidR="0068335A" w:rsidRPr="0068335A">
          <w:rPr>
            <w:rFonts w:ascii="Times New Roman" w:eastAsia="Times New Roman" w:hAnsi="Times New Roman" w:cs="Times New Roman"/>
            <w:sz w:val="22"/>
            <w:szCs w:val="22"/>
            <w:rPrChange w:id="199" w:author="Samuel Pizelo" w:date="2023-04-17T15:53:00Z">
              <w:rPr>
                <w:rFonts w:ascii="Times New Roman" w:eastAsia="Times New Roman" w:hAnsi="Times New Roman" w:cs="Times New Roman"/>
                <w:sz w:val="20"/>
                <w:szCs w:val="20"/>
              </w:rPr>
            </w:rPrChange>
          </w:rPr>
          <w:t xml:space="preserve"> wrapper to MALLET, a Java-based machine learning toolkit dedicated to NLP modeling. We optimized the total topics in the model according to a balance of metrics provided by the </w:t>
        </w:r>
        <w:proofErr w:type="spellStart"/>
        <w:r w:rsidR="0068335A" w:rsidRPr="0068335A">
          <w:rPr>
            <w:rFonts w:ascii="Times New Roman" w:eastAsia="Times New Roman" w:hAnsi="Times New Roman" w:cs="Times New Roman"/>
            <w:sz w:val="22"/>
            <w:szCs w:val="22"/>
            <w:rPrChange w:id="200" w:author="Samuel Pizelo" w:date="2023-04-17T15:53:00Z">
              <w:rPr>
                <w:rFonts w:ascii="Times New Roman" w:eastAsia="Times New Roman" w:hAnsi="Times New Roman" w:cs="Times New Roman"/>
                <w:sz w:val="20"/>
                <w:szCs w:val="20"/>
              </w:rPr>
            </w:rPrChange>
          </w:rPr>
          <w:t>LDATuning</w:t>
        </w:r>
        <w:proofErr w:type="spellEnd"/>
        <w:r w:rsidR="0068335A" w:rsidRPr="0068335A">
          <w:rPr>
            <w:rFonts w:ascii="Times New Roman" w:eastAsia="Times New Roman" w:hAnsi="Times New Roman" w:cs="Times New Roman"/>
            <w:sz w:val="22"/>
            <w:szCs w:val="22"/>
            <w:rPrChange w:id="201" w:author="Samuel Pizelo" w:date="2023-04-17T15:53:00Z">
              <w:rPr>
                <w:rFonts w:ascii="Times New Roman" w:eastAsia="Times New Roman" w:hAnsi="Times New Roman" w:cs="Times New Roman"/>
                <w:sz w:val="20"/>
                <w:szCs w:val="20"/>
              </w:rPr>
            </w:rPrChange>
          </w:rPr>
          <w:t xml:space="preserve"> package in R.</w:t>
        </w:r>
      </w:moveTo>
      <w:moveToRangeEnd w:id="195"/>
      <w:del w:id="202" w:author="Samuel Pizelo" w:date="2023-04-17T15:53:00Z">
        <w:r w:rsidRPr="0068335A" w:rsidDel="0068335A">
          <w:rPr>
            <w:rFonts w:ascii="Times New Roman" w:eastAsia="Times New Roman" w:hAnsi="Times New Roman" w:cs="Times New Roman"/>
            <w:sz w:val="22"/>
            <w:szCs w:val="22"/>
            <w:vertAlign w:val="superscript"/>
          </w:rPr>
          <w:footnoteReference w:id="8"/>
        </w:r>
      </w:del>
      <w:r>
        <w:rPr>
          <w:rFonts w:ascii="Times New Roman" w:eastAsia="Times New Roman" w:hAnsi="Times New Roman" w:cs="Times New Roman"/>
          <w:sz w:val="22"/>
          <w:szCs w:val="22"/>
        </w:rPr>
        <w:t xml:space="preserve"> We have found that what is sacrificed in performance and possible insight is made up for in reproducibility, field familiarity, </w:t>
      </w:r>
      <w:proofErr w:type="gramStart"/>
      <w:r>
        <w:rPr>
          <w:rFonts w:ascii="Times New Roman" w:eastAsia="Times New Roman" w:hAnsi="Times New Roman" w:cs="Times New Roman"/>
          <w:sz w:val="22"/>
          <w:szCs w:val="22"/>
        </w:rPr>
        <w:t>efficiency</w:t>
      </w:r>
      <w:proofErr w:type="gramEnd"/>
      <w:r>
        <w:rPr>
          <w:rFonts w:ascii="Times New Roman" w:eastAsia="Times New Roman" w:hAnsi="Times New Roman" w:cs="Times New Roman"/>
          <w:sz w:val="22"/>
          <w:szCs w:val="22"/>
        </w:rPr>
        <w:t xml:space="preserve"> and flexibility. As our corpus grew to over two billion words, the compute-time for LDA modeling quickly grew unfeasibly large with several modeling techniques.</w:t>
      </w:r>
      <w:r>
        <w:rPr>
          <w:rFonts w:ascii="Times New Roman" w:eastAsia="Times New Roman" w:hAnsi="Times New Roman" w:cs="Times New Roman"/>
          <w:sz w:val="22"/>
          <w:szCs w:val="22"/>
          <w:vertAlign w:val="superscript"/>
        </w:rPr>
        <w:footnoteReference w:id="9"/>
      </w:r>
    </w:p>
    <w:p w14:paraId="60F54E04" w14:textId="77777777" w:rsidR="004E7A7C" w:rsidRDefault="004E7A7C">
      <w:pPr>
        <w:rPr>
          <w:rFonts w:ascii="Times New Roman" w:eastAsia="Times New Roman" w:hAnsi="Times New Roman" w:cs="Times New Roman"/>
          <w:sz w:val="22"/>
          <w:szCs w:val="22"/>
        </w:rPr>
      </w:pPr>
    </w:p>
    <w:p w14:paraId="502FB192" w14:textId="574251D1" w:rsidR="0068335A" w:rsidRDefault="00000000">
      <w:pPr>
        <w:rPr>
          <w:ins w:id="208" w:author="Samuel Pizelo" w:date="2023-04-17T15:55:00Z"/>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 different issue was faced with our choice of word embedding model. While BERT, </w:t>
      </w:r>
      <w:proofErr w:type="spellStart"/>
      <w:r>
        <w:rPr>
          <w:rFonts w:ascii="Times New Roman" w:eastAsia="Times New Roman" w:hAnsi="Times New Roman" w:cs="Times New Roman"/>
          <w:sz w:val="22"/>
          <w:szCs w:val="22"/>
        </w:rPr>
        <w:t>ELMo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CoVE</w:t>
      </w:r>
      <w:proofErr w:type="spellEnd"/>
      <w:r>
        <w:rPr>
          <w:rFonts w:ascii="Times New Roman" w:eastAsia="Times New Roman" w:hAnsi="Times New Roman" w:cs="Times New Roman"/>
          <w:sz w:val="22"/>
          <w:szCs w:val="22"/>
        </w:rPr>
        <w:t xml:space="preserve">, and other “state-of-the-art” techniques boast much higher performance on </w:t>
      </w:r>
      <w:proofErr w:type="gramStart"/>
      <w:r>
        <w:rPr>
          <w:rFonts w:ascii="Times New Roman" w:eastAsia="Times New Roman" w:hAnsi="Times New Roman" w:cs="Times New Roman"/>
          <w:sz w:val="22"/>
          <w:szCs w:val="22"/>
        </w:rPr>
        <w:t>carefully-tagged</w:t>
      </w:r>
      <w:proofErr w:type="gramEnd"/>
      <w:r>
        <w:rPr>
          <w:rFonts w:ascii="Times New Roman" w:eastAsia="Times New Roman" w:hAnsi="Times New Roman" w:cs="Times New Roman"/>
          <w:sz w:val="22"/>
          <w:szCs w:val="22"/>
        </w:rPr>
        <w:t xml:space="preserve"> and uniform models in “resource-rich” contemporary languages (e.g. English, French, German), it is uncertain how this performance translates to different historical and multilingual contexts. We currently lack a sufficiently curated </w:t>
      </w:r>
      <w:r w:rsidR="004A4324">
        <w:rPr>
          <w:rFonts w:ascii="Times New Roman" w:eastAsia="Times New Roman" w:hAnsi="Times New Roman" w:cs="Times New Roman"/>
          <w:sz w:val="22"/>
          <w:szCs w:val="22"/>
        </w:rPr>
        <w:t>e</w:t>
      </w:r>
      <w:r>
        <w:rPr>
          <w:rFonts w:ascii="Times New Roman" w:eastAsia="Times New Roman" w:hAnsi="Times New Roman" w:cs="Times New Roman"/>
          <w:sz w:val="22"/>
          <w:szCs w:val="22"/>
        </w:rPr>
        <w:t xml:space="preserve">arly </w:t>
      </w:r>
      <w:r w:rsidR="004A4324">
        <w:rPr>
          <w:rFonts w:ascii="Times New Roman" w:eastAsia="Times New Roman" w:hAnsi="Times New Roman" w:cs="Times New Roman"/>
          <w:sz w:val="22"/>
          <w:szCs w:val="22"/>
        </w:rPr>
        <w:t>m</w:t>
      </w:r>
      <w:r>
        <w:rPr>
          <w:rFonts w:ascii="Times New Roman" w:eastAsia="Times New Roman" w:hAnsi="Times New Roman" w:cs="Times New Roman"/>
          <w:sz w:val="22"/>
          <w:szCs w:val="22"/>
        </w:rPr>
        <w:t>odern database to support training a similar transformer or tag-dependent model from scratch. Thus, the potential for historical bias to influence model outcomes is great, and our ability to detect such distortions is highly limited. Our choice to use Word2Vec for our embeddings models was also influenced by the highly nimble nature of the technique, which allows for reliable word vectors in corpora as low as two million words.</w:t>
      </w:r>
      <w:ins w:id="209" w:author="Samuel Pizelo" w:date="2023-04-17T15:54:00Z">
        <w:r w:rsidR="0068335A">
          <w:rPr>
            <w:rFonts w:ascii="Times New Roman" w:eastAsia="Times New Roman" w:hAnsi="Times New Roman" w:cs="Times New Roman"/>
            <w:sz w:val="22"/>
            <w:szCs w:val="22"/>
          </w:rPr>
          <w:t xml:space="preserve"> </w:t>
        </w:r>
      </w:ins>
      <w:ins w:id="210" w:author="Samuel Pizelo" w:date="2023-04-17T15:57:00Z">
        <w:r w:rsidR="0068335A">
          <w:rPr>
            <w:rFonts w:ascii="Times New Roman" w:eastAsia="Times New Roman" w:hAnsi="Times New Roman" w:cs="Times New Roman"/>
            <w:sz w:val="22"/>
            <w:szCs w:val="22"/>
          </w:rPr>
          <w:t xml:space="preserve">This allowed us to train smaller embedding models for subsets of our corpus based on EEBO-TCP metadata tags, </w:t>
        </w:r>
        <w:proofErr w:type="gramStart"/>
        <w:r w:rsidR="0068335A">
          <w:rPr>
            <w:rFonts w:ascii="Times New Roman" w:eastAsia="Times New Roman" w:hAnsi="Times New Roman" w:cs="Times New Roman"/>
            <w:sz w:val="22"/>
            <w:szCs w:val="22"/>
          </w:rPr>
          <w:t>including;</w:t>
        </w:r>
        <w:proofErr w:type="gramEnd"/>
        <w:r w:rsidR="0068335A">
          <w:rPr>
            <w:rFonts w:ascii="Times New Roman" w:eastAsia="Times New Roman" w:hAnsi="Times New Roman" w:cs="Times New Roman"/>
            <w:sz w:val="22"/>
            <w:szCs w:val="22"/>
          </w:rPr>
          <w:t xml:space="preserve"> Author, Location, and Publication Decade.</w:t>
        </w:r>
      </w:ins>
    </w:p>
    <w:p w14:paraId="615A98AB" w14:textId="77777777" w:rsidR="0068335A" w:rsidRDefault="0068335A">
      <w:pPr>
        <w:rPr>
          <w:ins w:id="211" w:author="Samuel Pizelo" w:date="2023-04-17T15:55:00Z"/>
          <w:rFonts w:ascii="Times New Roman" w:eastAsia="Times New Roman" w:hAnsi="Times New Roman" w:cs="Times New Roman"/>
          <w:sz w:val="22"/>
          <w:szCs w:val="22"/>
        </w:rPr>
      </w:pPr>
    </w:p>
    <w:p w14:paraId="3DBECB04" w14:textId="09B44B50" w:rsidR="004E7A7C" w:rsidRDefault="0068335A">
      <w:pPr>
        <w:rPr>
          <w:rFonts w:ascii="Times New Roman" w:eastAsia="Times New Roman" w:hAnsi="Times New Roman" w:cs="Times New Roman"/>
          <w:sz w:val="22"/>
          <w:szCs w:val="22"/>
        </w:rPr>
      </w:pPr>
      <w:ins w:id="212" w:author="Samuel Pizelo" w:date="2023-04-17T15:56:00Z">
        <w:r>
          <w:rPr>
            <w:rFonts w:ascii="Times New Roman" w:eastAsia="Times New Roman" w:hAnsi="Times New Roman" w:cs="Times New Roman"/>
            <w:sz w:val="22"/>
            <w:szCs w:val="22"/>
          </w:rPr>
          <w:t>To preprocess the corpus for</w:t>
        </w:r>
      </w:ins>
      <w:ins w:id="213" w:author="Samuel Pizelo" w:date="2023-04-17T15:55:00Z">
        <w:r>
          <w:rPr>
            <w:rFonts w:ascii="Times New Roman" w:eastAsia="Times New Roman" w:hAnsi="Times New Roman" w:cs="Times New Roman"/>
            <w:sz w:val="22"/>
            <w:szCs w:val="22"/>
          </w:rPr>
          <w:t xml:space="preserve"> our Word2Vec models, </w:t>
        </w:r>
      </w:ins>
      <w:moveToRangeStart w:id="214" w:author="Samuel Pizelo" w:date="2023-04-17T15:54:00Z" w:name="move132639308"/>
      <w:moveTo w:id="215" w:author="Samuel Pizelo" w:date="2023-04-17T15:54:00Z">
        <w:del w:id="216" w:author="Samuel Pizelo" w:date="2023-04-17T15:55:00Z">
          <w:r w:rsidRPr="0068335A" w:rsidDel="0068335A">
            <w:rPr>
              <w:rFonts w:ascii="Times New Roman" w:eastAsia="Times New Roman" w:hAnsi="Times New Roman" w:cs="Times New Roman"/>
              <w:sz w:val="22"/>
              <w:szCs w:val="22"/>
              <w:rPrChange w:id="217" w:author="Samuel Pizelo" w:date="2023-04-17T15:54:00Z">
                <w:rPr>
                  <w:rFonts w:ascii="Times New Roman" w:eastAsia="Times New Roman" w:hAnsi="Times New Roman" w:cs="Times New Roman"/>
                  <w:sz w:val="20"/>
                  <w:szCs w:val="20"/>
                </w:rPr>
              </w:rPrChange>
            </w:rPr>
            <w:delText>W</w:delText>
          </w:r>
        </w:del>
      </w:moveTo>
      <w:ins w:id="218" w:author="Samuel Pizelo" w:date="2023-04-17T15:55:00Z">
        <w:r>
          <w:rPr>
            <w:rFonts w:ascii="Times New Roman" w:eastAsia="Times New Roman" w:hAnsi="Times New Roman" w:cs="Times New Roman"/>
            <w:sz w:val="22"/>
            <w:szCs w:val="22"/>
          </w:rPr>
          <w:t>w</w:t>
        </w:r>
      </w:ins>
      <w:ins w:id="219" w:author="Samuel Pizelo" w:date="2023-04-17T15:56:00Z">
        <w:r>
          <w:rPr>
            <w:rFonts w:ascii="Times New Roman" w:eastAsia="Times New Roman" w:hAnsi="Times New Roman" w:cs="Times New Roman"/>
            <w:sz w:val="22"/>
            <w:szCs w:val="22"/>
          </w:rPr>
          <w:t xml:space="preserve">e tokenized documents into sentences </w:t>
        </w:r>
      </w:ins>
      <w:moveTo w:id="220" w:author="Samuel Pizelo" w:date="2023-04-17T15:54:00Z">
        <w:del w:id="221" w:author="Samuel Pizelo" w:date="2023-04-17T15:56:00Z">
          <w:r w:rsidRPr="0068335A" w:rsidDel="0068335A">
            <w:rPr>
              <w:rFonts w:ascii="Times New Roman" w:eastAsia="Times New Roman" w:hAnsi="Times New Roman" w:cs="Times New Roman"/>
              <w:sz w:val="22"/>
              <w:szCs w:val="22"/>
              <w:rPrChange w:id="222" w:author="Samuel Pizelo" w:date="2023-04-17T15:54:00Z">
                <w:rPr>
                  <w:rFonts w:ascii="Times New Roman" w:eastAsia="Times New Roman" w:hAnsi="Times New Roman" w:cs="Times New Roman"/>
                  <w:sz w:val="20"/>
                  <w:szCs w:val="20"/>
                </w:rPr>
              </w:rPrChange>
            </w:rPr>
            <w:delText xml:space="preserve">e </w:delText>
          </w:r>
        </w:del>
        <w:r w:rsidRPr="0068335A">
          <w:rPr>
            <w:rFonts w:ascii="Times New Roman" w:eastAsia="Times New Roman" w:hAnsi="Times New Roman" w:cs="Times New Roman"/>
            <w:sz w:val="22"/>
            <w:szCs w:val="22"/>
            <w:rPrChange w:id="223" w:author="Samuel Pizelo" w:date="2023-04-17T15:54:00Z">
              <w:rPr>
                <w:rFonts w:ascii="Times New Roman" w:eastAsia="Times New Roman" w:hAnsi="Times New Roman" w:cs="Times New Roman"/>
                <w:sz w:val="20"/>
                <w:szCs w:val="20"/>
              </w:rPr>
            </w:rPrChange>
          </w:rPr>
          <w:t>us</w:t>
        </w:r>
      </w:moveTo>
      <w:ins w:id="224" w:author="Samuel Pizelo" w:date="2023-04-17T15:56:00Z">
        <w:r>
          <w:rPr>
            <w:rFonts w:ascii="Times New Roman" w:eastAsia="Times New Roman" w:hAnsi="Times New Roman" w:cs="Times New Roman"/>
            <w:sz w:val="22"/>
            <w:szCs w:val="22"/>
          </w:rPr>
          <w:t>ing the</w:t>
        </w:r>
      </w:ins>
      <w:moveTo w:id="225" w:author="Samuel Pizelo" w:date="2023-04-17T15:54:00Z">
        <w:del w:id="226" w:author="Samuel Pizelo" w:date="2023-04-17T15:56:00Z">
          <w:r w:rsidRPr="0068335A" w:rsidDel="0068335A">
            <w:rPr>
              <w:rFonts w:ascii="Times New Roman" w:eastAsia="Times New Roman" w:hAnsi="Times New Roman" w:cs="Times New Roman"/>
              <w:sz w:val="22"/>
              <w:szCs w:val="22"/>
              <w:rPrChange w:id="227" w:author="Samuel Pizelo" w:date="2023-04-17T15:54:00Z">
                <w:rPr>
                  <w:rFonts w:ascii="Times New Roman" w:eastAsia="Times New Roman" w:hAnsi="Times New Roman" w:cs="Times New Roman"/>
                  <w:sz w:val="20"/>
                  <w:szCs w:val="20"/>
                </w:rPr>
              </w:rPrChange>
            </w:rPr>
            <w:delText>ed</w:delText>
          </w:r>
        </w:del>
        <w:r w:rsidRPr="0068335A">
          <w:rPr>
            <w:rFonts w:ascii="Times New Roman" w:eastAsia="Times New Roman" w:hAnsi="Times New Roman" w:cs="Times New Roman"/>
            <w:sz w:val="22"/>
            <w:szCs w:val="22"/>
            <w:rPrChange w:id="228" w:author="Samuel Pizelo" w:date="2023-04-17T15:54:00Z">
              <w:rPr>
                <w:rFonts w:ascii="Times New Roman" w:eastAsia="Times New Roman" w:hAnsi="Times New Roman" w:cs="Times New Roman"/>
                <w:sz w:val="20"/>
                <w:szCs w:val="20"/>
              </w:rPr>
            </w:rPrChange>
          </w:rPr>
          <w:t xml:space="preserve"> NLTK Sentence Tokenizer</w:t>
        </w:r>
        <w:del w:id="229" w:author="Samuel Pizelo" w:date="2023-04-17T15:56:00Z">
          <w:r w:rsidRPr="0068335A" w:rsidDel="0068335A">
            <w:rPr>
              <w:rFonts w:ascii="Times New Roman" w:eastAsia="Times New Roman" w:hAnsi="Times New Roman" w:cs="Times New Roman"/>
              <w:sz w:val="22"/>
              <w:szCs w:val="22"/>
              <w:rPrChange w:id="230" w:author="Samuel Pizelo" w:date="2023-04-17T15:54:00Z">
                <w:rPr>
                  <w:rFonts w:ascii="Times New Roman" w:eastAsia="Times New Roman" w:hAnsi="Times New Roman" w:cs="Times New Roman"/>
                  <w:sz w:val="20"/>
                  <w:szCs w:val="20"/>
                </w:rPr>
              </w:rPrChange>
            </w:rPr>
            <w:delText xml:space="preserve"> to tokenize sentences for embeddings</w:delText>
          </w:r>
        </w:del>
        <w:r w:rsidRPr="0068335A">
          <w:rPr>
            <w:rFonts w:ascii="Times New Roman" w:eastAsia="Times New Roman" w:hAnsi="Times New Roman" w:cs="Times New Roman"/>
            <w:sz w:val="22"/>
            <w:szCs w:val="22"/>
            <w:rPrChange w:id="231" w:author="Samuel Pizelo" w:date="2023-04-17T15:54:00Z">
              <w:rPr>
                <w:rFonts w:ascii="Times New Roman" w:eastAsia="Times New Roman" w:hAnsi="Times New Roman" w:cs="Times New Roman"/>
                <w:sz w:val="20"/>
                <w:szCs w:val="20"/>
              </w:rPr>
            </w:rPrChange>
          </w:rPr>
          <w:t xml:space="preserve">. We trained embeddings models using 250 dimensions, with a </w:t>
        </w:r>
        <w:proofErr w:type="spellStart"/>
        <w:r w:rsidRPr="0068335A">
          <w:rPr>
            <w:rFonts w:ascii="Times New Roman" w:eastAsia="Times New Roman" w:hAnsi="Times New Roman" w:cs="Times New Roman"/>
            <w:sz w:val="22"/>
            <w:szCs w:val="22"/>
            <w:rPrChange w:id="232" w:author="Samuel Pizelo" w:date="2023-04-17T15:54:00Z">
              <w:rPr>
                <w:rFonts w:ascii="Times New Roman" w:eastAsia="Times New Roman" w:hAnsi="Times New Roman" w:cs="Times New Roman"/>
                <w:sz w:val="20"/>
                <w:szCs w:val="20"/>
              </w:rPr>
            </w:rPrChange>
          </w:rPr>
          <w:t>skipgram</w:t>
        </w:r>
        <w:proofErr w:type="spellEnd"/>
        <w:r w:rsidRPr="0068335A">
          <w:rPr>
            <w:rFonts w:ascii="Times New Roman" w:eastAsia="Times New Roman" w:hAnsi="Times New Roman" w:cs="Times New Roman"/>
            <w:sz w:val="22"/>
            <w:szCs w:val="22"/>
            <w:rPrChange w:id="233" w:author="Samuel Pizelo" w:date="2023-04-17T15:54:00Z">
              <w:rPr>
                <w:rFonts w:ascii="Times New Roman" w:eastAsia="Times New Roman" w:hAnsi="Times New Roman" w:cs="Times New Roman"/>
                <w:sz w:val="20"/>
                <w:szCs w:val="20"/>
              </w:rPr>
            </w:rPrChange>
          </w:rPr>
          <w:t xml:space="preserve"> window of 15. For all author, location, and decade models, we trained models on any subset greater than two million words in size. For our diachronic embeddings visualization, we used </w:t>
        </w:r>
        <w:proofErr w:type="spellStart"/>
        <w:r w:rsidRPr="0068335A">
          <w:rPr>
            <w:rFonts w:ascii="Times New Roman" w:eastAsia="Times New Roman" w:hAnsi="Times New Roman" w:cs="Times New Roman"/>
            <w:sz w:val="22"/>
            <w:szCs w:val="22"/>
            <w:rPrChange w:id="234" w:author="Samuel Pizelo" w:date="2023-04-17T15:54:00Z">
              <w:rPr>
                <w:rFonts w:ascii="Times New Roman" w:eastAsia="Times New Roman" w:hAnsi="Times New Roman" w:cs="Times New Roman"/>
                <w:sz w:val="20"/>
                <w:szCs w:val="20"/>
              </w:rPr>
            </w:rPrChange>
          </w:rPr>
          <w:t>procrustes</w:t>
        </w:r>
        <w:proofErr w:type="spellEnd"/>
        <w:r w:rsidRPr="0068335A">
          <w:rPr>
            <w:rFonts w:ascii="Times New Roman" w:eastAsia="Times New Roman" w:hAnsi="Times New Roman" w:cs="Times New Roman"/>
            <w:sz w:val="22"/>
            <w:szCs w:val="22"/>
            <w:rPrChange w:id="235" w:author="Samuel Pizelo" w:date="2023-04-17T15:54:00Z">
              <w:rPr>
                <w:rFonts w:ascii="Times New Roman" w:eastAsia="Times New Roman" w:hAnsi="Times New Roman" w:cs="Times New Roman"/>
                <w:sz w:val="20"/>
                <w:szCs w:val="20"/>
              </w:rPr>
            </w:rPrChange>
          </w:rPr>
          <w:t xml:space="preserve"> alignment on the word vector for each decade model it appeared in, beginning with the last decade in our archive (1700) and working backward to leverage the richer spatial orientation of a high-vocabulary model.</w:t>
        </w:r>
        <w:del w:id="236" w:author="Samuel Pizelo" w:date="2023-04-17T15:55:00Z">
          <w:r w:rsidRPr="00FF6634" w:rsidDel="0068335A">
            <w:rPr>
              <w:rFonts w:ascii="Times New Roman" w:eastAsia="Times New Roman" w:hAnsi="Times New Roman" w:cs="Times New Roman"/>
              <w:sz w:val="20"/>
              <w:szCs w:val="20"/>
            </w:rPr>
            <w:delText xml:space="preserve"> </w:delText>
          </w:r>
        </w:del>
      </w:moveTo>
      <w:moveToRangeEnd w:id="214"/>
      <w:r>
        <w:rPr>
          <w:rFonts w:ascii="Times New Roman" w:eastAsia="Times New Roman" w:hAnsi="Times New Roman" w:cs="Times New Roman"/>
          <w:sz w:val="22"/>
          <w:szCs w:val="22"/>
          <w:vertAlign w:val="superscript"/>
        </w:rPr>
        <w:footnoteReference w:id="10"/>
      </w:r>
      <w:r>
        <w:rPr>
          <w:rFonts w:ascii="Times New Roman" w:eastAsia="Times New Roman" w:hAnsi="Times New Roman" w:cs="Times New Roman"/>
          <w:sz w:val="22"/>
          <w:szCs w:val="22"/>
        </w:rPr>
        <w:t xml:space="preserve"> </w:t>
      </w:r>
      <w:del w:id="241" w:author="Samuel Pizelo" w:date="2023-04-17T15:57:00Z">
        <w:r w:rsidDel="0068335A">
          <w:rPr>
            <w:rFonts w:ascii="Times New Roman" w:eastAsia="Times New Roman" w:hAnsi="Times New Roman" w:cs="Times New Roman"/>
            <w:sz w:val="22"/>
            <w:szCs w:val="22"/>
          </w:rPr>
          <w:delText xml:space="preserve">This allowed us to train smaller embedding models for subsets of our corpus based on EEBO-TCP metadata tags, including; Author, Location, and Publication Decade. </w:delText>
        </w:r>
      </w:del>
      <w:r>
        <w:rPr>
          <w:rFonts w:ascii="Times New Roman" w:eastAsia="Times New Roman" w:hAnsi="Times New Roman" w:cs="Times New Roman"/>
          <w:sz w:val="22"/>
          <w:szCs w:val="22"/>
        </w:rPr>
        <w:t>Because larger language models are generally intended for word prediction and translation, they are built by design to leverage pre-existing model data to predict a single, correct meaning for each word usage. While it is perhaps possible to counteract this tendency with a nuanced implementation, we determined that the loss in accuracy of idiosyncratic word usage data was far greater than any potential gains in a naive implementation of such a method.</w:t>
      </w:r>
    </w:p>
    <w:p w14:paraId="5B7F30F1" w14:textId="77777777" w:rsidR="004E7A7C" w:rsidRDefault="004E7A7C">
      <w:pPr>
        <w:rPr>
          <w:rFonts w:ascii="Times New Roman" w:eastAsia="Times New Roman" w:hAnsi="Times New Roman" w:cs="Times New Roman"/>
          <w:sz w:val="22"/>
          <w:szCs w:val="22"/>
        </w:rPr>
      </w:pPr>
    </w:p>
    <w:p w14:paraId="39857B3F" w14:textId="1EC8A9D8" w:rsidR="004E7A7C" w:rsidRDefault="00000000">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With the website construction, emphasis was placed on creating virtual environments to most effectively toggle between scales of the database. The website itself was built with </w:t>
      </w:r>
      <w:del w:id="242" w:author="Arthur V Koehl" w:date="2023-04-18T16:49:00Z">
        <w:r w:rsidDel="004732E7">
          <w:rPr>
            <w:rFonts w:ascii="Times New Roman" w:eastAsia="Times New Roman" w:hAnsi="Times New Roman" w:cs="Times New Roman"/>
            <w:sz w:val="22"/>
            <w:szCs w:val="22"/>
          </w:rPr>
          <w:delText xml:space="preserve">php </w:delText>
        </w:r>
      </w:del>
      <w:ins w:id="243" w:author="Arthur V Koehl" w:date="2023-04-18T16:49:00Z">
        <w:r w:rsidR="004732E7">
          <w:rPr>
            <w:rFonts w:ascii="Times New Roman" w:eastAsia="Times New Roman" w:hAnsi="Times New Roman" w:cs="Times New Roman"/>
            <w:sz w:val="22"/>
            <w:szCs w:val="22"/>
          </w:rPr>
          <w:t xml:space="preserve">PHP </w:t>
        </w:r>
      </w:ins>
      <w:r>
        <w:rPr>
          <w:rFonts w:ascii="Times New Roman" w:eastAsia="Times New Roman" w:hAnsi="Times New Roman" w:cs="Times New Roman"/>
          <w:sz w:val="22"/>
          <w:szCs w:val="22"/>
        </w:rPr>
        <w:t xml:space="preserve">and </w:t>
      </w:r>
      <w:del w:id="244" w:author="Arthur V Koehl" w:date="2023-04-18T16:49:00Z">
        <w:r w:rsidDel="004732E7">
          <w:rPr>
            <w:rFonts w:ascii="Times New Roman" w:eastAsia="Times New Roman" w:hAnsi="Times New Roman" w:cs="Times New Roman"/>
            <w:sz w:val="22"/>
            <w:szCs w:val="22"/>
          </w:rPr>
          <w:delText>javascript</w:delText>
        </w:r>
      </w:del>
      <w:ins w:id="245" w:author="Arthur V Koehl" w:date="2023-04-18T16:49:00Z">
        <w:r w:rsidR="004732E7">
          <w:rPr>
            <w:rFonts w:ascii="Times New Roman" w:eastAsia="Times New Roman" w:hAnsi="Times New Roman" w:cs="Times New Roman"/>
            <w:sz w:val="22"/>
            <w:szCs w:val="22"/>
          </w:rPr>
          <w:t>JavaScript</w:t>
        </w:r>
      </w:ins>
      <w:r>
        <w:rPr>
          <w:rFonts w:ascii="Times New Roman" w:eastAsia="Times New Roman" w:hAnsi="Times New Roman" w:cs="Times New Roman"/>
          <w:sz w:val="22"/>
          <w:szCs w:val="22"/>
        </w:rPr>
        <w:t xml:space="preserve">, with a sparse UI and accessible color palettes. We worked on UI/UX in consultation with Kimmy </w:t>
      </w:r>
      <w:proofErr w:type="spellStart"/>
      <w:r>
        <w:rPr>
          <w:rFonts w:ascii="Times New Roman" w:eastAsia="Times New Roman" w:hAnsi="Times New Roman" w:cs="Times New Roman"/>
          <w:sz w:val="22"/>
          <w:szCs w:val="22"/>
        </w:rPr>
        <w:t>Hescock</w:t>
      </w:r>
      <w:proofErr w:type="spellEnd"/>
      <w:r>
        <w:rPr>
          <w:rFonts w:ascii="Times New Roman" w:eastAsia="Times New Roman" w:hAnsi="Times New Roman" w:cs="Times New Roman"/>
          <w:sz w:val="22"/>
          <w:szCs w:val="22"/>
        </w:rPr>
        <w:t xml:space="preserve"> at the UC Davis Library to present users with a learnable visual grammar that combined the many different visualizations into a single text-exploration environment. With this in mind, we found the open-source dynamic visualization library, plotly.js, particularly useful.</w:t>
      </w:r>
      <w:r>
        <w:rPr>
          <w:rFonts w:ascii="Times New Roman" w:eastAsia="Times New Roman" w:hAnsi="Times New Roman" w:cs="Times New Roman"/>
          <w:sz w:val="22"/>
          <w:szCs w:val="22"/>
          <w:vertAlign w:val="superscript"/>
        </w:rPr>
        <w:footnoteReference w:id="11"/>
      </w:r>
      <w:r>
        <w:rPr>
          <w:rFonts w:ascii="Times New Roman" w:eastAsia="Times New Roman" w:hAnsi="Times New Roman" w:cs="Times New Roman"/>
          <w:sz w:val="22"/>
          <w:szCs w:val="22"/>
        </w:rPr>
        <w:t xml:space="preserve"> In choosing specific visualizations from the many possibilities, we wanted to minimize redundancy or contradictions in the data presented, maximizing instead the recombinant affordances of using the many tools in conjunction to glean research insights from the database. Thus, we also worked periodically with test users researching </w:t>
      </w:r>
      <w:r w:rsidR="004A4324">
        <w:rPr>
          <w:rFonts w:ascii="Times New Roman" w:eastAsia="Times New Roman" w:hAnsi="Times New Roman" w:cs="Times New Roman"/>
          <w:sz w:val="22"/>
          <w:szCs w:val="22"/>
        </w:rPr>
        <w:t>e</w:t>
      </w:r>
      <w:r>
        <w:rPr>
          <w:rFonts w:ascii="Times New Roman" w:eastAsia="Times New Roman" w:hAnsi="Times New Roman" w:cs="Times New Roman"/>
          <w:sz w:val="22"/>
          <w:szCs w:val="22"/>
        </w:rPr>
        <w:t xml:space="preserve">arly </w:t>
      </w:r>
      <w:r w:rsidR="004A4324">
        <w:rPr>
          <w:rFonts w:ascii="Times New Roman" w:eastAsia="Times New Roman" w:hAnsi="Times New Roman" w:cs="Times New Roman"/>
          <w:sz w:val="22"/>
          <w:szCs w:val="22"/>
        </w:rPr>
        <w:t>m</w:t>
      </w:r>
      <w:r>
        <w:rPr>
          <w:rFonts w:ascii="Times New Roman" w:eastAsia="Times New Roman" w:hAnsi="Times New Roman" w:cs="Times New Roman"/>
          <w:sz w:val="22"/>
          <w:szCs w:val="22"/>
        </w:rPr>
        <w:t>odern literature to better understand what sorts of research questions for which a scholar might approach this archive, and to imagine ways of accommodating the exploration of those questions.</w:t>
      </w:r>
    </w:p>
    <w:p w14:paraId="50D5F6BA" w14:textId="77777777" w:rsidR="004E7A7C" w:rsidRDefault="004E7A7C">
      <w:pPr>
        <w:rPr>
          <w:rFonts w:ascii="Times New Roman" w:eastAsia="Times New Roman" w:hAnsi="Times New Roman" w:cs="Times New Roman"/>
          <w:sz w:val="22"/>
          <w:szCs w:val="22"/>
        </w:rPr>
      </w:pPr>
    </w:p>
    <w:p w14:paraId="3B672B6A" w14:textId="77777777" w:rsidR="004E7A7C" w:rsidRDefault="00000000">
      <w:pPr>
        <w:rPr>
          <w:rFonts w:ascii="Times New Roman" w:eastAsia="Times New Roman" w:hAnsi="Times New Roman" w:cs="Times New Roman"/>
          <w:sz w:val="22"/>
          <w:szCs w:val="22"/>
          <w:highlight w:val="yellow"/>
        </w:rPr>
      </w:pPr>
      <w:r>
        <w:rPr>
          <w:rFonts w:ascii="Times New Roman" w:eastAsia="Times New Roman" w:hAnsi="Times New Roman" w:cs="Times New Roman"/>
          <w:sz w:val="22"/>
          <w:szCs w:val="22"/>
        </w:rPr>
        <w:t xml:space="preserve">Due to our prioritization of accuracy, reproducibility, and flexibility, we have built a framework for interactive language modeling that persists beyond any given implementation. While our methodology insists on a close relationship between area experts and data scientists, we nevertheless have produced a framework that allows for continual additions to and alterations of our archive. This allows both internal and external users and researchers to participate in the construction of more representative and inclusive historical </w:t>
      </w:r>
      <w:proofErr w:type="gramStart"/>
      <w:r>
        <w:rPr>
          <w:rFonts w:ascii="Times New Roman" w:eastAsia="Times New Roman" w:hAnsi="Times New Roman" w:cs="Times New Roman"/>
          <w:sz w:val="22"/>
          <w:szCs w:val="22"/>
        </w:rPr>
        <w:t>archives, and</w:t>
      </w:r>
      <w:proofErr w:type="gramEnd"/>
      <w:r>
        <w:rPr>
          <w:rFonts w:ascii="Times New Roman" w:eastAsia="Times New Roman" w:hAnsi="Times New Roman" w:cs="Times New Roman"/>
          <w:sz w:val="22"/>
          <w:szCs w:val="22"/>
        </w:rPr>
        <w:t xml:space="preserve"> safeguards our project from ossifying a dated snapshot of textual history. Looking forward, we also anticipate that this framework can be used similarly on other textual archives to similar effect. While archives should not be treated as interchangeable by data scientists and engineers, the agility of our framework nevertheless facilitates its tuning on archives beyond the EEBO-TCP.</w:t>
      </w:r>
    </w:p>
    <w:p w14:paraId="7FF96648" w14:textId="77777777" w:rsidR="004E7A7C" w:rsidRDefault="00000000">
      <w:pPr>
        <w:pStyle w:val="Heading1"/>
        <w:spacing w:before="280"/>
        <w:rPr>
          <w:rFonts w:ascii="Times New Roman" w:eastAsia="Times New Roman" w:hAnsi="Times New Roman" w:cs="Times New Roman"/>
        </w:rPr>
      </w:pPr>
      <w:bookmarkStart w:id="247" w:name="_heading=h.d94f28klwl7j" w:colFirst="0" w:colLast="0"/>
      <w:bookmarkEnd w:id="247"/>
      <w:r>
        <w:rPr>
          <w:rFonts w:ascii="Times New Roman" w:eastAsia="Times New Roman" w:hAnsi="Times New Roman" w:cs="Times New Roman"/>
        </w:rPr>
        <w:t>CONCLUSION AND NEXT STEPS</w:t>
      </w:r>
    </w:p>
    <w:p w14:paraId="1DD5E420" w14:textId="0A4BBB6B" w:rsidR="004E7A7C" w:rsidRDefault="00000000">
      <w:pPr>
        <w:spacing w:before="280"/>
      </w:pPr>
      <w:r>
        <w:rPr>
          <w:rFonts w:ascii="Times New Roman" w:eastAsia="Times New Roman" w:hAnsi="Times New Roman" w:cs="Times New Roman"/>
          <w:sz w:val="22"/>
          <w:szCs w:val="22"/>
          <w:highlight w:val="white"/>
        </w:rPr>
        <w:t xml:space="preserve">We hope </w:t>
      </w:r>
      <w:r w:rsidR="00E911BF">
        <w:rPr>
          <w:rFonts w:ascii="Times New Roman" w:eastAsia="Times New Roman" w:hAnsi="Times New Roman" w:cs="Times New Roman"/>
          <w:sz w:val="22"/>
          <w:szCs w:val="22"/>
          <w:highlight w:val="white"/>
        </w:rPr>
        <w:t>in</w:t>
      </w:r>
      <w:r>
        <w:rPr>
          <w:rFonts w:ascii="Times New Roman" w:eastAsia="Times New Roman" w:hAnsi="Times New Roman" w:cs="Times New Roman"/>
          <w:sz w:val="22"/>
          <w:szCs w:val="22"/>
          <w:highlight w:val="white"/>
        </w:rPr>
        <w:t xml:space="preserve"> this paper and through </w:t>
      </w:r>
      <w:r w:rsidR="0027670B">
        <w:rPr>
          <w:rFonts w:ascii="Times New Roman" w:eastAsia="Times New Roman" w:hAnsi="Times New Roman" w:cs="Times New Roman"/>
          <w:sz w:val="22"/>
          <w:szCs w:val="22"/>
          <w:highlight w:val="white"/>
        </w:rPr>
        <w:t xml:space="preserve">the </w:t>
      </w:r>
      <w:r w:rsidRPr="0027670B">
        <w:rPr>
          <w:rFonts w:ascii="Times New Roman" w:eastAsia="Times New Roman" w:hAnsi="Times New Roman" w:cs="Times New Roman"/>
          <w:iCs/>
          <w:sz w:val="22"/>
          <w:szCs w:val="22"/>
          <w:highlight w:val="white"/>
        </w:rPr>
        <w:t>Quintessence</w:t>
      </w:r>
      <w:r w:rsidR="0027670B">
        <w:rPr>
          <w:rFonts w:ascii="Times New Roman" w:eastAsia="Times New Roman" w:hAnsi="Times New Roman" w:cs="Times New Roman"/>
          <w:iCs/>
          <w:sz w:val="22"/>
          <w:szCs w:val="22"/>
          <w:highlight w:val="white"/>
        </w:rPr>
        <w:t xml:space="preserve"> site</w:t>
      </w:r>
      <w:r>
        <w:rPr>
          <w:rFonts w:ascii="Times New Roman" w:eastAsia="Times New Roman" w:hAnsi="Times New Roman" w:cs="Times New Roman"/>
          <w:i/>
          <w:sz w:val="22"/>
          <w:szCs w:val="22"/>
          <w:highlight w:val="white"/>
        </w:rPr>
        <w:t xml:space="preserve"> </w:t>
      </w:r>
      <w:r>
        <w:rPr>
          <w:rFonts w:ascii="Times New Roman" w:eastAsia="Times New Roman" w:hAnsi="Times New Roman" w:cs="Times New Roman"/>
          <w:sz w:val="22"/>
          <w:szCs w:val="22"/>
          <w:highlight w:val="white"/>
        </w:rPr>
        <w:t>to have contributed to the design of future archival research frameworks through an emphasis on dimensionality and dynamic exploration that interfaces with texts. As with any project at this scale, limitations on resources and time have necessarily influenced the scope of the site itself. Nevertheless, continued advancements in textual analysis tools present many exciting opportunities for future enhancements.</w:t>
      </w:r>
    </w:p>
    <w:p w14:paraId="319D5ECA" w14:textId="77777777" w:rsidR="004E7A7C" w:rsidRDefault="00000000">
      <w:pPr>
        <w:spacing w:before="280" w:after="280"/>
        <w:jc w:val="both"/>
        <w:rPr>
          <w:ins w:id="248" w:author="Samuel Pizelo" w:date="2023-04-17T15:32:00Z"/>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22EE65A" wp14:editId="4C47E19D">
            <wp:extent cx="5943600" cy="1816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1816100"/>
                    </a:xfrm>
                    <a:prstGeom prst="rect">
                      <a:avLst/>
                    </a:prstGeom>
                    <a:ln/>
                  </pic:spPr>
                </pic:pic>
              </a:graphicData>
            </a:graphic>
          </wp:inline>
        </w:drawing>
      </w:r>
    </w:p>
    <w:p w14:paraId="4F7A83F6" w14:textId="56AB5A77" w:rsidR="00A70A92" w:rsidRDefault="00A70A92">
      <w:pPr>
        <w:spacing w:before="280" w:after="280"/>
        <w:jc w:val="both"/>
        <w:rPr>
          <w:rFonts w:ascii="Times New Roman" w:eastAsia="Times New Roman" w:hAnsi="Times New Roman" w:cs="Times New Roman"/>
          <w:sz w:val="22"/>
          <w:szCs w:val="22"/>
        </w:rPr>
      </w:pPr>
      <w:ins w:id="249" w:author="Samuel Pizelo" w:date="2023-04-17T15:32:00Z">
        <w:r>
          <w:rPr>
            <w:rFonts w:ascii="Times New Roman" w:eastAsia="Times New Roman" w:hAnsi="Times New Roman" w:cs="Times New Roman"/>
            <w:sz w:val="22"/>
            <w:szCs w:val="22"/>
          </w:rPr>
          <w:t xml:space="preserve">Figure 13. Prototype of Document Viewer. Clickable tags are generated for word topic assignment, part-of-speech, or named entity </w:t>
        </w:r>
      </w:ins>
      <w:ins w:id="250" w:author="Samuel Pizelo" w:date="2023-04-17T15:33:00Z">
        <w:r>
          <w:rPr>
            <w:rFonts w:ascii="Times New Roman" w:eastAsia="Times New Roman" w:hAnsi="Times New Roman" w:cs="Times New Roman"/>
            <w:sz w:val="22"/>
            <w:szCs w:val="22"/>
          </w:rPr>
          <w:t>assignment.</w:t>
        </w:r>
      </w:ins>
    </w:p>
    <w:p w14:paraId="7D4A49F0" w14:textId="6E53CECD" w:rsidR="004E7A7C" w:rsidRDefault="00000000">
      <w:pPr>
        <w:spacing w:before="28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Our Document Viewer prototype (</w:t>
      </w:r>
      <w:del w:id="251" w:author="Samuel Pizelo" w:date="2023-04-17T15:33:00Z">
        <w:r w:rsidDel="00A70A92">
          <w:rPr>
            <w:rFonts w:ascii="Times New Roman" w:eastAsia="Times New Roman" w:hAnsi="Times New Roman" w:cs="Times New Roman"/>
            <w:sz w:val="22"/>
            <w:szCs w:val="22"/>
          </w:rPr>
          <w:delText>displayed above</w:delText>
        </w:r>
      </w:del>
      <w:ins w:id="252" w:author="Samuel Pizelo" w:date="2023-04-17T15:33:00Z">
        <w:r w:rsidR="00A70A92">
          <w:rPr>
            <w:rFonts w:ascii="Times New Roman" w:eastAsia="Times New Roman" w:hAnsi="Times New Roman" w:cs="Times New Roman"/>
            <w:sz w:val="22"/>
            <w:szCs w:val="22"/>
          </w:rPr>
          <w:t>Fig. 13</w:t>
        </w:r>
      </w:ins>
      <w:r>
        <w:rPr>
          <w:rFonts w:ascii="Times New Roman" w:eastAsia="Times New Roman" w:hAnsi="Times New Roman" w:cs="Times New Roman"/>
          <w:sz w:val="22"/>
          <w:szCs w:val="22"/>
        </w:rPr>
        <w:t xml:space="preserve">) perhaps best represents the future direction of our project. We are designing this tool to be fully integrated into other models and visualizations on our site as a dynamic overlay to any text that is accessed from our database. Through an </w:t>
      </w:r>
      <w:proofErr w:type="gramStart"/>
      <w:r>
        <w:rPr>
          <w:rFonts w:ascii="Times New Roman" w:eastAsia="Times New Roman" w:hAnsi="Times New Roman" w:cs="Times New Roman"/>
          <w:sz w:val="22"/>
          <w:szCs w:val="22"/>
        </w:rPr>
        <w:t>automatically-generated</w:t>
      </w:r>
      <w:proofErr w:type="gramEnd"/>
      <w:r>
        <w:rPr>
          <w:rFonts w:ascii="Times New Roman" w:eastAsia="Times New Roman" w:hAnsi="Times New Roman" w:cs="Times New Roman"/>
          <w:sz w:val="22"/>
          <w:szCs w:val="22"/>
        </w:rPr>
        <w:t xml:space="preserve"> element tagging method, topic, part-of-speech, and named entity information will be available as one is examining the text itself. The Document Viewer figures this relational data for tokens in the corpus as latent dimensions within the texts themselves that can be studied and visualized. As with every other tool on our site, one can seamlessly navigate between this textual view and the models discussed above, which we believe mirrors the recursive nature of the archival research process.</w:t>
      </w:r>
    </w:p>
    <w:p w14:paraId="2603853C" w14:textId="57C90E7C" w:rsidR="004E7A7C" w:rsidRDefault="00000000">
      <w:pPr>
        <w:spacing w:before="28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mentioned above, a project to produce a ground-up bidirectional encoding or contextual embedding model for the EEBO-TCP would enable a trove of new tools and methods. Among them include the potential for integrating top-down topic modeling approaches with bottom-up embeddings, such as in the Neural Topic Modeling approaches of Wang et al. and Gupta et al., or with phrase- and document-focused comparison tools like phrase vectorization, </w:t>
      </w:r>
      <w:proofErr w:type="spellStart"/>
      <w:r>
        <w:rPr>
          <w:rFonts w:ascii="Times New Roman" w:eastAsia="Times New Roman" w:hAnsi="Times New Roman" w:cs="Times New Roman"/>
          <w:sz w:val="22"/>
          <w:szCs w:val="22"/>
        </w:rPr>
        <w:t>Gensim’s</w:t>
      </w:r>
      <w:proofErr w:type="spellEnd"/>
      <w:r>
        <w:rPr>
          <w:rFonts w:ascii="Times New Roman" w:eastAsia="Times New Roman" w:hAnsi="Times New Roman" w:cs="Times New Roman"/>
          <w:sz w:val="22"/>
          <w:szCs w:val="22"/>
        </w:rPr>
        <w:t xml:space="preserve"> “Doc2Vec,” or </w:t>
      </w:r>
      <w:proofErr w:type="spellStart"/>
      <w:r>
        <w:rPr>
          <w:rFonts w:ascii="Times New Roman" w:eastAsia="Times New Roman" w:hAnsi="Times New Roman" w:cs="Times New Roman"/>
          <w:sz w:val="22"/>
          <w:szCs w:val="22"/>
        </w:rPr>
        <w:t>Kusner</w:t>
      </w:r>
      <w:proofErr w:type="spellEnd"/>
      <w:r>
        <w:rPr>
          <w:rFonts w:ascii="Times New Roman" w:eastAsia="Times New Roman" w:hAnsi="Times New Roman" w:cs="Times New Roman"/>
          <w:sz w:val="22"/>
          <w:szCs w:val="22"/>
        </w:rPr>
        <w:t xml:space="preserve"> et al.’s “Word Mover’s Distance”</w:t>
      </w:r>
      <w:r w:rsidR="008954A0">
        <w:rPr>
          <w:rFonts w:ascii="Times New Roman" w:eastAsia="Times New Roman" w:hAnsi="Times New Roman" w:cs="Times New Roman"/>
          <w:sz w:val="22"/>
          <w:szCs w:val="22"/>
        </w:rPr>
        <w:t xml:space="preserve"> (Wang et al. 2018; Gupta et al. 2021; </w:t>
      </w:r>
      <w:proofErr w:type="spellStart"/>
      <w:r w:rsidR="008954A0">
        <w:rPr>
          <w:rFonts w:ascii="Times New Roman" w:eastAsia="Times New Roman" w:hAnsi="Times New Roman" w:cs="Times New Roman"/>
          <w:sz w:val="22"/>
          <w:szCs w:val="22"/>
        </w:rPr>
        <w:t>Kusner</w:t>
      </w:r>
      <w:proofErr w:type="spellEnd"/>
      <w:r w:rsidR="008954A0">
        <w:rPr>
          <w:rFonts w:ascii="Times New Roman" w:eastAsia="Times New Roman" w:hAnsi="Times New Roman" w:cs="Times New Roman"/>
          <w:sz w:val="22"/>
          <w:szCs w:val="22"/>
        </w:rPr>
        <w:t xml:space="preserve"> et al. 2015).</w:t>
      </w:r>
      <w:r>
        <w:rPr>
          <w:rFonts w:ascii="Times New Roman" w:eastAsia="Times New Roman" w:hAnsi="Times New Roman" w:cs="Times New Roman"/>
          <w:sz w:val="22"/>
          <w:szCs w:val="22"/>
        </w:rPr>
        <w:t xml:space="preserve"> These approaches could radically alter researcher interactions with texts if vector data were built into document indexing through a program like Apache Lucene. A researcher could plausibly search or access dynamic maps of phrases, documents, topics and more based on semantic similarity. A vector-based approach has also been fruitfully paired with image and sound tagging, and our analysis of the latter could be enhanced by reinserting these media into their textual contexts.</w:t>
      </w:r>
    </w:p>
    <w:p w14:paraId="701B0AD0" w14:textId="0EF23F51" w:rsidR="004E7A7C" w:rsidRDefault="00000000">
      <w:pPr>
        <w:spacing w:before="28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normalized tagging necessary to produce such an embedding model could be used for network analysis of named entities and enable search and categorization by metadata categories such as author, publisher, and location, but also by textual categories like character, historical figure, location, or </w:t>
      </w:r>
      <w:proofErr w:type="gramStart"/>
      <w:r>
        <w:rPr>
          <w:rFonts w:ascii="Times New Roman" w:eastAsia="Times New Roman" w:hAnsi="Times New Roman" w:cs="Times New Roman"/>
          <w:sz w:val="22"/>
          <w:szCs w:val="22"/>
        </w:rPr>
        <w:t>time period</w:t>
      </w:r>
      <w:proofErr w:type="gramEnd"/>
      <w:r>
        <w:rPr>
          <w:rFonts w:ascii="Times New Roman" w:eastAsia="Times New Roman" w:hAnsi="Times New Roman" w:cs="Times New Roman"/>
          <w:sz w:val="22"/>
          <w:szCs w:val="22"/>
        </w:rPr>
        <w:t xml:space="preserve">. A synthesis between diachronic embeddings and diachronic topic modeling, such as </w:t>
      </w:r>
      <w:proofErr w:type="spellStart"/>
      <w:r>
        <w:rPr>
          <w:rFonts w:ascii="Times New Roman" w:eastAsia="Times New Roman" w:hAnsi="Times New Roman" w:cs="Times New Roman"/>
          <w:sz w:val="22"/>
          <w:szCs w:val="22"/>
        </w:rPr>
        <w:t>Blei</w:t>
      </w:r>
      <w:proofErr w:type="spellEnd"/>
      <w:r>
        <w:rPr>
          <w:rFonts w:ascii="Times New Roman" w:eastAsia="Times New Roman" w:hAnsi="Times New Roman" w:cs="Times New Roman"/>
          <w:sz w:val="22"/>
          <w:szCs w:val="22"/>
        </w:rPr>
        <w:t xml:space="preserve"> et al.’s Dynamic Topic Model (DTM) or </w:t>
      </w:r>
      <w:r w:rsidR="00E911BF">
        <w:rPr>
          <w:rFonts w:ascii="Times New Roman" w:eastAsia="Times New Roman" w:hAnsi="Times New Roman" w:cs="Times New Roman"/>
          <w:sz w:val="22"/>
          <w:szCs w:val="22"/>
        </w:rPr>
        <w:t>Roberts et al.</w:t>
      </w:r>
      <w:r>
        <w:rPr>
          <w:rFonts w:ascii="Times New Roman" w:eastAsia="Times New Roman" w:hAnsi="Times New Roman" w:cs="Times New Roman"/>
          <w:sz w:val="22"/>
          <w:szCs w:val="22"/>
        </w:rPr>
        <w:t xml:space="preserve">’s Structural Topic Model (STM) could help enrich our understanding of the complexity of discursive change beyond a simple word-based or topic-based approach. We have also experimented with the use of Gerrish et al.’s Document Influence Model (DIM) to map the persistence and change of topics over time linked to the publication of specific texts. This modeling technique would only be enhanced by integrating embeddings with topic </w:t>
      </w:r>
      <w:proofErr w:type="gramStart"/>
      <w:r>
        <w:rPr>
          <w:rFonts w:ascii="Times New Roman" w:eastAsia="Times New Roman" w:hAnsi="Times New Roman" w:cs="Times New Roman"/>
          <w:sz w:val="22"/>
          <w:szCs w:val="22"/>
        </w:rPr>
        <w:t>modeling, and</w:t>
      </w:r>
      <w:proofErr w:type="gramEnd"/>
      <w:r>
        <w:rPr>
          <w:rFonts w:ascii="Times New Roman" w:eastAsia="Times New Roman" w:hAnsi="Times New Roman" w:cs="Times New Roman"/>
          <w:sz w:val="22"/>
          <w:szCs w:val="22"/>
        </w:rPr>
        <w:t xml:space="preserve"> could assist with recovery projects and questions of canonicity and biases in scholarly attention. </w:t>
      </w:r>
    </w:p>
    <w:p w14:paraId="587ABA5B" w14:textId="77777777" w:rsidR="004E7A7C" w:rsidRDefault="00000000">
      <w:pPr>
        <w:spacing w:before="280"/>
        <w:rPr>
          <w:rFonts w:ascii="Times New Roman" w:eastAsia="Times New Roman" w:hAnsi="Times New Roman" w:cs="Times New Roman"/>
          <w:sz w:val="22"/>
          <w:szCs w:val="22"/>
        </w:rPr>
      </w:pPr>
      <w:r>
        <w:rPr>
          <w:rFonts w:ascii="Times New Roman" w:eastAsia="Times New Roman" w:hAnsi="Times New Roman" w:cs="Times New Roman"/>
          <w:sz w:val="22"/>
          <w:szCs w:val="22"/>
        </w:rPr>
        <w:t>While the above by no means exhausts the potential future directions of the Quintessence framework, we hope it paints a picture of the rich potential for future archival research that harnesses textual dimensionality. As we extend the Quintessence framework beyond the EEBO-TCP archive to inform database design on other archives and in other domains, we hope to reverse the trend toward massive and opaque automated textual modeling and encourage critical and scholarly apprehension of an ever-growing archive of digitized historical material.</w:t>
      </w:r>
      <w:r>
        <w:br w:type="page"/>
      </w:r>
    </w:p>
    <w:p w14:paraId="774C2B5E" w14:textId="77777777" w:rsidR="004E7A7C" w:rsidRDefault="004E7A7C">
      <w:pPr>
        <w:spacing w:before="280"/>
        <w:rPr>
          <w:rFonts w:ascii="Times New Roman" w:eastAsia="Times New Roman" w:hAnsi="Times New Roman" w:cs="Times New Roman"/>
          <w:sz w:val="22"/>
          <w:szCs w:val="22"/>
        </w:rPr>
      </w:pPr>
    </w:p>
    <w:p w14:paraId="4028AE15" w14:textId="77777777" w:rsidR="004E7A7C" w:rsidRPr="00967DE8" w:rsidRDefault="00000000" w:rsidP="00967DE8">
      <w:pPr>
        <w:spacing w:line="480" w:lineRule="auto"/>
        <w:jc w:val="center"/>
        <w:rPr>
          <w:rFonts w:ascii="Times New Roman" w:eastAsia="Times New Roman" w:hAnsi="Times New Roman" w:cs="Times New Roman"/>
          <w:b/>
          <w:color w:val="000000" w:themeColor="text1"/>
          <w:u w:val="single"/>
        </w:rPr>
      </w:pPr>
      <w:r w:rsidRPr="00967DE8">
        <w:rPr>
          <w:rFonts w:ascii="Times New Roman" w:eastAsia="Times New Roman" w:hAnsi="Times New Roman" w:cs="Times New Roman"/>
          <w:b/>
          <w:color w:val="000000" w:themeColor="text1"/>
          <w:u w:val="single"/>
        </w:rPr>
        <w:t>Bibliography:</w:t>
      </w:r>
    </w:p>
    <w:p w14:paraId="035CF32F" w14:textId="412C2A9B" w:rsidR="00617B7D" w:rsidRPr="00967DE8" w:rsidRDefault="00617B7D" w:rsidP="00967DE8">
      <w:pPr>
        <w:spacing w:line="480" w:lineRule="auto"/>
        <w:ind w:left="880" w:hanging="440"/>
        <w:jc w:val="both"/>
        <w:rPr>
          <w:rFonts w:ascii="Times New Roman" w:hAnsi="Times New Roman" w:cs="Times New Roman"/>
          <w:color w:val="000000" w:themeColor="text1"/>
          <w:shd w:val="clear" w:color="auto" w:fill="FFFFFF"/>
        </w:rPr>
      </w:pPr>
      <w:r w:rsidRPr="00967DE8">
        <w:rPr>
          <w:rFonts w:ascii="Times New Roman" w:hAnsi="Times New Roman" w:cs="Times New Roman"/>
          <w:color w:val="000000" w:themeColor="text1"/>
          <w:shd w:val="clear" w:color="auto" w:fill="FFFFFF"/>
        </w:rPr>
        <w:t xml:space="preserve">Arun, Rajkumar, </w:t>
      </w:r>
      <w:proofErr w:type="spellStart"/>
      <w:r w:rsidRPr="00967DE8">
        <w:rPr>
          <w:rFonts w:ascii="Times New Roman" w:hAnsi="Times New Roman" w:cs="Times New Roman"/>
          <w:color w:val="000000" w:themeColor="text1"/>
          <w:shd w:val="clear" w:color="auto" w:fill="FFFFFF"/>
        </w:rPr>
        <w:t>Venkatasubramaniyan</w:t>
      </w:r>
      <w:proofErr w:type="spellEnd"/>
      <w:r w:rsidRPr="00967DE8">
        <w:rPr>
          <w:rFonts w:ascii="Times New Roman" w:hAnsi="Times New Roman" w:cs="Times New Roman"/>
          <w:color w:val="000000" w:themeColor="text1"/>
          <w:shd w:val="clear" w:color="auto" w:fill="FFFFFF"/>
        </w:rPr>
        <w:t xml:space="preserve"> Suresh, C. E. </w:t>
      </w:r>
      <w:proofErr w:type="spellStart"/>
      <w:r w:rsidRPr="00967DE8">
        <w:rPr>
          <w:rFonts w:ascii="Times New Roman" w:hAnsi="Times New Roman" w:cs="Times New Roman"/>
          <w:color w:val="000000" w:themeColor="text1"/>
          <w:shd w:val="clear" w:color="auto" w:fill="FFFFFF"/>
        </w:rPr>
        <w:t>Veni</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Madhavan</w:t>
      </w:r>
      <w:proofErr w:type="spellEnd"/>
      <w:r w:rsidRPr="00967DE8">
        <w:rPr>
          <w:rFonts w:ascii="Times New Roman" w:hAnsi="Times New Roman" w:cs="Times New Roman"/>
          <w:color w:val="000000" w:themeColor="text1"/>
          <w:shd w:val="clear" w:color="auto" w:fill="FFFFFF"/>
        </w:rPr>
        <w:t xml:space="preserve">, and Narasimha Murthy. "On finding the natural number of topics with latent </w:t>
      </w:r>
      <w:proofErr w:type="spellStart"/>
      <w:r w:rsidRPr="00967DE8">
        <w:rPr>
          <w:rFonts w:ascii="Times New Roman" w:hAnsi="Times New Roman" w:cs="Times New Roman"/>
          <w:color w:val="000000" w:themeColor="text1"/>
          <w:shd w:val="clear" w:color="auto" w:fill="FFFFFF"/>
        </w:rPr>
        <w:t>dirichlet</w:t>
      </w:r>
      <w:proofErr w:type="spellEnd"/>
      <w:r w:rsidRPr="00967DE8">
        <w:rPr>
          <w:rFonts w:ascii="Times New Roman" w:hAnsi="Times New Roman" w:cs="Times New Roman"/>
          <w:color w:val="000000" w:themeColor="text1"/>
          <w:shd w:val="clear" w:color="auto" w:fill="FFFFFF"/>
        </w:rPr>
        <w:t xml:space="preserve"> allocation: Some observations." In </w:t>
      </w:r>
      <w:r w:rsidRPr="00967DE8">
        <w:rPr>
          <w:rFonts w:ascii="Times New Roman" w:hAnsi="Times New Roman" w:cs="Times New Roman"/>
          <w:i/>
          <w:iCs/>
          <w:color w:val="000000" w:themeColor="text1"/>
          <w:shd w:val="clear" w:color="auto" w:fill="FFFFFF"/>
        </w:rPr>
        <w:t>Pacific-Asia conference on knowledge discovery and data mining</w:t>
      </w:r>
      <w:r w:rsidRPr="00967DE8">
        <w:rPr>
          <w:rFonts w:ascii="Times New Roman" w:hAnsi="Times New Roman" w:cs="Times New Roman"/>
          <w:color w:val="000000" w:themeColor="text1"/>
          <w:shd w:val="clear" w:color="auto" w:fill="FFFFFF"/>
        </w:rPr>
        <w:t>, pp. 391-402. Springer, Berlin, Heidelberg, 2010.</w:t>
      </w:r>
    </w:p>
    <w:p w14:paraId="30FFBC4C" w14:textId="16CE4C97" w:rsidR="00903C0C" w:rsidRPr="00967DE8" w:rsidRDefault="00903C0C" w:rsidP="00967DE8">
      <w:pPr>
        <w:spacing w:line="480" w:lineRule="auto"/>
        <w:ind w:left="880" w:hanging="440"/>
        <w:jc w:val="both"/>
        <w:rPr>
          <w:rFonts w:ascii="Times New Roman" w:hAnsi="Times New Roman" w:cs="Times New Roman"/>
          <w:color w:val="000000" w:themeColor="text1"/>
          <w:shd w:val="clear" w:color="auto" w:fill="FFFFFF"/>
        </w:rPr>
      </w:pPr>
      <w:r w:rsidRPr="00967DE8">
        <w:rPr>
          <w:rFonts w:ascii="Times New Roman" w:hAnsi="Times New Roman" w:cs="Times New Roman"/>
          <w:color w:val="000000" w:themeColor="text1"/>
          <w:shd w:val="clear" w:color="auto" w:fill="FFFFFF"/>
        </w:rPr>
        <w:t xml:space="preserve">Bender, Emily M., </w:t>
      </w:r>
      <w:proofErr w:type="spellStart"/>
      <w:r w:rsidRPr="00967DE8">
        <w:rPr>
          <w:rFonts w:ascii="Times New Roman" w:hAnsi="Times New Roman" w:cs="Times New Roman"/>
          <w:color w:val="000000" w:themeColor="text1"/>
          <w:shd w:val="clear" w:color="auto" w:fill="FFFFFF"/>
        </w:rPr>
        <w:t>Timnit</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Gebru</w:t>
      </w:r>
      <w:proofErr w:type="spellEnd"/>
      <w:r w:rsidRPr="00967DE8">
        <w:rPr>
          <w:rFonts w:ascii="Times New Roman" w:hAnsi="Times New Roman" w:cs="Times New Roman"/>
          <w:color w:val="000000" w:themeColor="text1"/>
          <w:shd w:val="clear" w:color="auto" w:fill="FFFFFF"/>
        </w:rPr>
        <w:t xml:space="preserve">, Angelina McMillan-Major, and </w:t>
      </w:r>
      <w:proofErr w:type="spellStart"/>
      <w:r w:rsidRPr="00967DE8">
        <w:rPr>
          <w:rFonts w:ascii="Times New Roman" w:hAnsi="Times New Roman" w:cs="Times New Roman"/>
          <w:color w:val="000000" w:themeColor="text1"/>
          <w:shd w:val="clear" w:color="auto" w:fill="FFFFFF"/>
        </w:rPr>
        <w:t>Shmargaret</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Shmitchell</w:t>
      </w:r>
      <w:proofErr w:type="spellEnd"/>
      <w:r w:rsidRPr="00967DE8">
        <w:rPr>
          <w:rFonts w:ascii="Times New Roman" w:hAnsi="Times New Roman" w:cs="Times New Roman"/>
          <w:color w:val="000000" w:themeColor="text1"/>
          <w:shd w:val="clear" w:color="auto" w:fill="FFFFFF"/>
        </w:rPr>
        <w:t xml:space="preserve">. "On the Dangers of Stochastic Parrots: Can Language Models Be Too </w:t>
      </w:r>
      <w:proofErr w:type="gramStart"/>
      <w:r w:rsidRPr="00967DE8">
        <w:rPr>
          <w:rFonts w:ascii="Times New Roman" w:hAnsi="Times New Roman" w:cs="Times New Roman"/>
          <w:color w:val="000000" w:themeColor="text1"/>
          <w:shd w:val="clear" w:color="auto" w:fill="FFFFFF"/>
        </w:rPr>
        <w:t>Big?</w:t>
      </w:r>
      <w:r w:rsidRPr="00967DE8">
        <w:rPr>
          <w:rFonts w:ascii="Apple Color Emoji" w:hAnsi="Apple Color Emoji" w:cs="Apple Color Emoji"/>
          <w:color w:val="000000" w:themeColor="text1"/>
          <w:shd w:val="clear" w:color="auto" w:fill="FFFFFF"/>
        </w:rPr>
        <w:t>🦜</w:t>
      </w:r>
      <w:proofErr w:type="gramEnd"/>
      <w:r w:rsidRPr="00967DE8">
        <w:rPr>
          <w:rFonts w:ascii="Times New Roman" w:hAnsi="Times New Roman" w:cs="Times New Roman"/>
          <w:color w:val="000000" w:themeColor="text1"/>
          <w:shd w:val="clear" w:color="auto" w:fill="FFFFFF"/>
        </w:rPr>
        <w:t>." In </w:t>
      </w:r>
      <w:r w:rsidRPr="00967DE8">
        <w:rPr>
          <w:rFonts w:ascii="Times New Roman" w:hAnsi="Times New Roman" w:cs="Times New Roman"/>
          <w:i/>
          <w:iCs/>
          <w:color w:val="000000" w:themeColor="text1"/>
          <w:shd w:val="clear" w:color="auto" w:fill="FFFFFF"/>
        </w:rPr>
        <w:t>Proceedings of the 2021 ACM Conference on Fairness, Accountability, and Transparency</w:t>
      </w:r>
      <w:r w:rsidRPr="00967DE8">
        <w:rPr>
          <w:rFonts w:ascii="Times New Roman" w:hAnsi="Times New Roman" w:cs="Times New Roman"/>
          <w:color w:val="000000" w:themeColor="text1"/>
          <w:shd w:val="clear" w:color="auto" w:fill="FFFFFF"/>
        </w:rPr>
        <w:t xml:space="preserve">, pp. 610-623. </w:t>
      </w:r>
      <w:proofErr w:type="gramStart"/>
      <w:r w:rsidRPr="00967DE8">
        <w:rPr>
          <w:rFonts w:ascii="Times New Roman" w:hAnsi="Times New Roman" w:cs="Times New Roman"/>
          <w:color w:val="000000" w:themeColor="text1"/>
          <w:shd w:val="clear" w:color="auto" w:fill="FFFFFF"/>
        </w:rPr>
        <w:t>2021;</w:t>
      </w:r>
      <w:proofErr w:type="gramEnd"/>
      <w:r w:rsidRPr="00967DE8">
        <w:rPr>
          <w:rFonts w:ascii="Times New Roman" w:hAnsi="Times New Roman" w:cs="Times New Roman"/>
          <w:color w:val="000000" w:themeColor="text1"/>
          <w:shd w:val="clear" w:color="auto" w:fill="FFFFFF"/>
        </w:rPr>
        <w:t xml:space="preserve"> </w:t>
      </w:r>
    </w:p>
    <w:p w14:paraId="091339E4" w14:textId="58398066" w:rsidR="00903C0C" w:rsidRPr="00967DE8" w:rsidRDefault="00903C0C"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hAnsi="Times New Roman" w:cs="Times New Roman"/>
          <w:color w:val="000000" w:themeColor="text1"/>
          <w:shd w:val="clear" w:color="auto" w:fill="FFFFFF"/>
        </w:rPr>
        <w:t>Birhane</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Abeba</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Pratyusha</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Kalluri</w:t>
      </w:r>
      <w:proofErr w:type="spellEnd"/>
      <w:r w:rsidRPr="00967DE8">
        <w:rPr>
          <w:rFonts w:ascii="Times New Roman" w:hAnsi="Times New Roman" w:cs="Times New Roman"/>
          <w:color w:val="000000" w:themeColor="text1"/>
          <w:shd w:val="clear" w:color="auto" w:fill="FFFFFF"/>
        </w:rPr>
        <w:t xml:space="preserve">, Dallas Card, William Agnew, </w:t>
      </w:r>
      <w:proofErr w:type="spellStart"/>
      <w:r w:rsidRPr="00967DE8">
        <w:rPr>
          <w:rFonts w:ascii="Times New Roman" w:hAnsi="Times New Roman" w:cs="Times New Roman"/>
          <w:color w:val="000000" w:themeColor="text1"/>
          <w:shd w:val="clear" w:color="auto" w:fill="FFFFFF"/>
        </w:rPr>
        <w:t>Ravit</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Dotan</w:t>
      </w:r>
      <w:proofErr w:type="spellEnd"/>
      <w:r w:rsidRPr="00967DE8">
        <w:rPr>
          <w:rFonts w:ascii="Times New Roman" w:hAnsi="Times New Roman" w:cs="Times New Roman"/>
          <w:color w:val="000000" w:themeColor="text1"/>
          <w:shd w:val="clear" w:color="auto" w:fill="FFFFFF"/>
        </w:rPr>
        <w:t>, and Michelle Bao. "The values encoded in machine learning research." In </w:t>
      </w:r>
      <w:r w:rsidRPr="00967DE8">
        <w:rPr>
          <w:rFonts w:ascii="Times New Roman" w:hAnsi="Times New Roman" w:cs="Times New Roman"/>
          <w:i/>
          <w:iCs/>
          <w:color w:val="000000" w:themeColor="text1"/>
          <w:shd w:val="clear" w:color="auto" w:fill="FFFFFF"/>
        </w:rPr>
        <w:t>2022 ACM Conference on Fairness, Accountability, and Transparency</w:t>
      </w:r>
      <w:r w:rsidRPr="00967DE8">
        <w:rPr>
          <w:rFonts w:ascii="Times New Roman" w:hAnsi="Times New Roman" w:cs="Times New Roman"/>
          <w:color w:val="000000" w:themeColor="text1"/>
          <w:shd w:val="clear" w:color="auto" w:fill="FFFFFF"/>
        </w:rPr>
        <w:t>, pp. 173-184. 2022.</w:t>
      </w:r>
    </w:p>
    <w:p w14:paraId="00D93872" w14:textId="77777777" w:rsidR="00967DE8" w:rsidRPr="00967DE8" w:rsidRDefault="00967DE8"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hAnsi="Times New Roman" w:cs="Times New Roman"/>
          <w:color w:val="000000" w:themeColor="text1"/>
          <w:shd w:val="clear" w:color="auto" w:fill="FFFFFF"/>
        </w:rPr>
        <w:t>Blei</w:t>
      </w:r>
      <w:proofErr w:type="spellEnd"/>
      <w:r w:rsidRPr="00967DE8">
        <w:rPr>
          <w:rFonts w:ascii="Times New Roman" w:hAnsi="Times New Roman" w:cs="Times New Roman"/>
          <w:color w:val="000000" w:themeColor="text1"/>
          <w:shd w:val="clear" w:color="auto" w:fill="FFFFFF"/>
        </w:rPr>
        <w:t xml:space="preserve">, David M., Andrew Y. Ng, and Michael I. Jordan. "Latent </w:t>
      </w:r>
      <w:proofErr w:type="spellStart"/>
      <w:r w:rsidRPr="00967DE8">
        <w:rPr>
          <w:rFonts w:ascii="Times New Roman" w:hAnsi="Times New Roman" w:cs="Times New Roman"/>
          <w:color w:val="000000" w:themeColor="text1"/>
          <w:shd w:val="clear" w:color="auto" w:fill="FFFFFF"/>
        </w:rPr>
        <w:t>dirichlet</w:t>
      </w:r>
      <w:proofErr w:type="spellEnd"/>
      <w:r w:rsidRPr="00967DE8">
        <w:rPr>
          <w:rFonts w:ascii="Times New Roman" w:hAnsi="Times New Roman" w:cs="Times New Roman"/>
          <w:color w:val="000000" w:themeColor="text1"/>
          <w:shd w:val="clear" w:color="auto" w:fill="FFFFFF"/>
        </w:rPr>
        <w:t xml:space="preserve"> allocation." </w:t>
      </w:r>
      <w:r w:rsidRPr="00967DE8">
        <w:rPr>
          <w:rFonts w:ascii="Times New Roman" w:hAnsi="Times New Roman" w:cs="Times New Roman"/>
          <w:i/>
          <w:iCs/>
          <w:color w:val="000000" w:themeColor="text1"/>
          <w:shd w:val="clear" w:color="auto" w:fill="FFFFFF"/>
        </w:rPr>
        <w:t>Journal of machine Learning research</w:t>
      </w:r>
      <w:r w:rsidRPr="00967DE8">
        <w:rPr>
          <w:rFonts w:ascii="Times New Roman" w:hAnsi="Times New Roman" w:cs="Times New Roman"/>
          <w:color w:val="000000" w:themeColor="text1"/>
          <w:shd w:val="clear" w:color="auto" w:fill="FFFFFF"/>
        </w:rPr>
        <w:t> 3, no. Jan (2003): 993-1022.</w:t>
      </w:r>
      <w:r w:rsidRPr="00967DE8">
        <w:rPr>
          <w:rFonts w:ascii="Times New Roman" w:eastAsia="Times New Roman" w:hAnsi="Times New Roman" w:cs="Times New Roman"/>
          <w:color w:val="000000" w:themeColor="text1"/>
        </w:rPr>
        <w:t xml:space="preserve"> </w:t>
      </w:r>
    </w:p>
    <w:p w14:paraId="0B2C02E3" w14:textId="1648C5CE"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 “Topic Modeling and Digital Humanities.” </w:t>
      </w:r>
      <w:r w:rsidRPr="00967DE8">
        <w:rPr>
          <w:rFonts w:ascii="Times New Roman" w:eastAsia="Times New Roman" w:hAnsi="Times New Roman" w:cs="Times New Roman"/>
          <w:i/>
          <w:color w:val="000000" w:themeColor="text1"/>
        </w:rPr>
        <w:t>Journal of Digital Humanities</w:t>
      </w:r>
      <w:r w:rsidRPr="00967DE8">
        <w:rPr>
          <w:rFonts w:ascii="Times New Roman" w:eastAsia="Times New Roman" w:hAnsi="Times New Roman" w:cs="Times New Roman"/>
          <w:color w:val="000000" w:themeColor="text1"/>
        </w:rPr>
        <w:t>, vol. 2, no. 1, Winter 2012.</w:t>
      </w:r>
    </w:p>
    <w:p w14:paraId="3277869F" w14:textId="77777777"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eastAsia="Times New Roman" w:hAnsi="Times New Roman" w:cs="Times New Roman"/>
          <w:color w:val="000000" w:themeColor="text1"/>
        </w:rPr>
        <w:t>Blei</w:t>
      </w:r>
      <w:proofErr w:type="spellEnd"/>
      <w:r w:rsidRPr="00967DE8">
        <w:rPr>
          <w:rFonts w:ascii="Times New Roman" w:eastAsia="Times New Roman" w:hAnsi="Times New Roman" w:cs="Times New Roman"/>
          <w:color w:val="000000" w:themeColor="text1"/>
        </w:rPr>
        <w:t xml:space="preserve">, David M., and John D. Lafferty. “A Correlated Topic Model of Science.” </w:t>
      </w:r>
      <w:r w:rsidRPr="00967DE8">
        <w:rPr>
          <w:rFonts w:ascii="Times New Roman" w:eastAsia="Times New Roman" w:hAnsi="Times New Roman" w:cs="Times New Roman"/>
          <w:i/>
          <w:color w:val="000000" w:themeColor="text1"/>
        </w:rPr>
        <w:t>The Annals of Applied Statistics</w:t>
      </w:r>
      <w:r w:rsidRPr="00967DE8">
        <w:rPr>
          <w:rFonts w:ascii="Times New Roman" w:eastAsia="Times New Roman" w:hAnsi="Times New Roman" w:cs="Times New Roman"/>
          <w:color w:val="000000" w:themeColor="text1"/>
        </w:rPr>
        <w:t xml:space="preserve">, vol. 1, no. 1, June 2007, pp. 17–35. </w:t>
      </w:r>
      <w:r w:rsidRPr="00967DE8">
        <w:rPr>
          <w:rFonts w:ascii="Times New Roman" w:eastAsia="Times New Roman" w:hAnsi="Times New Roman" w:cs="Times New Roman"/>
          <w:i/>
          <w:color w:val="000000" w:themeColor="text1"/>
        </w:rPr>
        <w:t>DOI.org (</w:t>
      </w:r>
      <w:proofErr w:type="spellStart"/>
      <w:r w:rsidRPr="00967DE8">
        <w:rPr>
          <w:rFonts w:ascii="Times New Roman" w:eastAsia="Times New Roman" w:hAnsi="Times New Roman" w:cs="Times New Roman"/>
          <w:i/>
          <w:color w:val="000000" w:themeColor="text1"/>
        </w:rPr>
        <w:t>Crossref</w:t>
      </w:r>
      <w:proofErr w:type="spellEnd"/>
      <w:r w:rsidRPr="00967DE8">
        <w:rPr>
          <w:rFonts w:ascii="Times New Roman" w:eastAsia="Times New Roman" w:hAnsi="Times New Roman" w:cs="Times New Roman"/>
          <w:i/>
          <w:color w:val="000000" w:themeColor="text1"/>
        </w:rPr>
        <w:t>)</w:t>
      </w:r>
      <w:r w:rsidRPr="00967DE8">
        <w:rPr>
          <w:rFonts w:ascii="Times New Roman" w:eastAsia="Times New Roman" w:hAnsi="Times New Roman" w:cs="Times New Roman"/>
          <w:color w:val="000000" w:themeColor="text1"/>
        </w:rPr>
        <w:t>, doi:</w:t>
      </w:r>
      <w:hyperlink r:id="rId23">
        <w:r w:rsidRPr="00967DE8">
          <w:rPr>
            <w:rFonts w:ascii="Times New Roman" w:eastAsia="Times New Roman" w:hAnsi="Times New Roman" w:cs="Times New Roman"/>
            <w:color w:val="000000" w:themeColor="text1"/>
            <w:u w:val="single"/>
          </w:rPr>
          <w:t>10.1214/07-AOAS114</w:t>
        </w:r>
      </w:hyperlink>
      <w:r w:rsidRPr="00967DE8">
        <w:rPr>
          <w:rFonts w:ascii="Times New Roman" w:eastAsia="Times New Roman" w:hAnsi="Times New Roman" w:cs="Times New Roman"/>
          <w:color w:val="000000" w:themeColor="text1"/>
        </w:rPr>
        <w:t>.</w:t>
      </w:r>
    </w:p>
    <w:p w14:paraId="3F69BA9C" w14:textId="5628C53E" w:rsidR="0096592A" w:rsidRPr="00967DE8" w:rsidRDefault="0096592A"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hAnsi="Times New Roman" w:cs="Times New Roman"/>
          <w:color w:val="000000" w:themeColor="text1"/>
        </w:rPr>
        <w:t xml:space="preserve">Bode, Katherine. </w:t>
      </w:r>
      <w:r w:rsidRPr="00967DE8">
        <w:rPr>
          <w:rFonts w:ascii="Times New Roman" w:hAnsi="Times New Roman" w:cs="Times New Roman"/>
          <w:i/>
          <w:iCs/>
          <w:color w:val="000000" w:themeColor="text1"/>
        </w:rPr>
        <w:t>A World of Fiction: Digital Collections and the Future of Literary History,”</w:t>
      </w:r>
      <w:r w:rsidRPr="00967DE8">
        <w:rPr>
          <w:rFonts w:ascii="Times New Roman" w:hAnsi="Times New Roman" w:cs="Times New Roman"/>
          <w:color w:val="000000" w:themeColor="text1"/>
        </w:rPr>
        <w:t xml:space="preserve"> University of Michigan Press, Ann Arbor: 2018.</w:t>
      </w:r>
    </w:p>
    <w:p w14:paraId="2E745888" w14:textId="0D0978BE"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Burns, Philip R. “</w:t>
      </w:r>
      <w:proofErr w:type="spellStart"/>
      <w:r w:rsidRPr="00967DE8">
        <w:rPr>
          <w:rFonts w:ascii="Times New Roman" w:eastAsia="Times New Roman" w:hAnsi="Times New Roman" w:cs="Times New Roman"/>
          <w:color w:val="000000" w:themeColor="text1"/>
        </w:rPr>
        <w:t>Morphadorner</w:t>
      </w:r>
      <w:proofErr w:type="spellEnd"/>
      <w:r w:rsidRPr="00967DE8">
        <w:rPr>
          <w:rFonts w:ascii="Times New Roman" w:eastAsia="Times New Roman" w:hAnsi="Times New Roman" w:cs="Times New Roman"/>
          <w:color w:val="000000" w:themeColor="text1"/>
        </w:rPr>
        <w:t xml:space="preserve"> v2: A Java Library for the Morphological Adornment of English Language Texts.” </w:t>
      </w:r>
      <w:r w:rsidRPr="00967DE8">
        <w:rPr>
          <w:rFonts w:ascii="Times New Roman" w:eastAsia="Times New Roman" w:hAnsi="Times New Roman" w:cs="Times New Roman"/>
          <w:i/>
          <w:color w:val="000000" w:themeColor="text1"/>
        </w:rPr>
        <w:t>Northwestern University, Evanston, IL</w:t>
      </w:r>
      <w:r w:rsidRPr="00967DE8">
        <w:rPr>
          <w:rFonts w:ascii="Times New Roman" w:eastAsia="Times New Roman" w:hAnsi="Times New Roman" w:cs="Times New Roman"/>
          <w:color w:val="000000" w:themeColor="text1"/>
        </w:rPr>
        <w:t>, 2013.</w:t>
      </w:r>
    </w:p>
    <w:p w14:paraId="75540527" w14:textId="6D0B696B" w:rsidR="00617B7D" w:rsidRPr="00967DE8" w:rsidRDefault="00617B7D" w:rsidP="00967DE8">
      <w:pPr>
        <w:spacing w:line="480" w:lineRule="auto"/>
        <w:ind w:left="880" w:hanging="440"/>
        <w:jc w:val="both"/>
        <w:rPr>
          <w:rFonts w:ascii="Times New Roman" w:hAnsi="Times New Roman" w:cs="Times New Roman"/>
          <w:color w:val="000000" w:themeColor="text1"/>
          <w:shd w:val="clear" w:color="auto" w:fill="FFFFFF"/>
        </w:rPr>
      </w:pPr>
      <w:r w:rsidRPr="00967DE8">
        <w:rPr>
          <w:rFonts w:ascii="Times New Roman" w:hAnsi="Times New Roman" w:cs="Times New Roman"/>
          <w:color w:val="000000" w:themeColor="text1"/>
          <w:shd w:val="clear" w:color="auto" w:fill="FFFFFF"/>
        </w:rPr>
        <w:lastRenderedPageBreak/>
        <w:t xml:space="preserve">Cao, Juan, Tian Xia, Jintao Li, </w:t>
      </w:r>
      <w:proofErr w:type="spellStart"/>
      <w:r w:rsidRPr="00967DE8">
        <w:rPr>
          <w:rFonts w:ascii="Times New Roman" w:hAnsi="Times New Roman" w:cs="Times New Roman"/>
          <w:color w:val="000000" w:themeColor="text1"/>
          <w:shd w:val="clear" w:color="auto" w:fill="FFFFFF"/>
        </w:rPr>
        <w:t>Yongdong</w:t>
      </w:r>
      <w:proofErr w:type="spellEnd"/>
      <w:r w:rsidRPr="00967DE8">
        <w:rPr>
          <w:rFonts w:ascii="Times New Roman" w:hAnsi="Times New Roman" w:cs="Times New Roman"/>
          <w:color w:val="000000" w:themeColor="text1"/>
          <w:shd w:val="clear" w:color="auto" w:fill="FFFFFF"/>
        </w:rPr>
        <w:t xml:space="preserve"> Zhang, and Sheng Tang. "A density-based method for adaptive LDA model selection." </w:t>
      </w:r>
      <w:r w:rsidRPr="00967DE8">
        <w:rPr>
          <w:rFonts w:ascii="Times New Roman" w:hAnsi="Times New Roman" w:cs="Times New Roman"/>
          <w:i/>
          <w:iCs/>
          <w:color w:val="000000" w:themeColor="text1"/>
          <w:shd w:val="clear" w:color="auto" w:fill="FFFFFF"/>
        </w:rPr>
        <w:t>Neurocomputing</w:t>
      </w:r>
      <w:r w:rsidRPr="00967DE8">
        <w:rPr>
          <w:rFonts w:ascii="Times New Roman" w:hAnsi="Times New Roman" w:cs="Times New Roman"/>
          <w:color w:val="000000" w:themeColor="text1"/>
          <w:shd w:val="clear" w:color="auto" w:fill="FFFFFF"/>
        </w:rPr>
        <w:t> 72, no. 7-9 (2009): 1775-1781.</w:t>
      </w:r>
    </w:p>
    <w:p w14:paraId="084F9BA9" w14:textId="40D98F1C" w:rsidR="00903C0C" w:rsidRPr="00967DE8" w:rsidRDefault="00903C0C"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hAnsi="Times New Roman" w:cs="Times New Roman"/>
          <w:color w:val="000000" w:themeColor="text1"/>
          <w:shd w:val="clear" w:color="auto" w:fill="FFFFFF"/>
        </w:rPr>
        <w:t>Chun, Wendy Hui Kyong. </w:t>
      </w:r>
      <w:r w:rsidRPr="00967DE8">
        <w:rPr>
          <w:rFonts w:ascii="Times New Roman" w:hAnsi="Times New Roman" w:cs="Times New Roman"/>
          <w:i/>
          <w:iCs/>
          <w:color w:val="000000" w:themeColor="text1"/>
          <w:shd w:val="clear" w:color="auto" w:fill="FFFFFF"/>
        </w:rPr>
        <w:t>Discriminating data: Correlation, neighborhoods, and the new politics of recognition</w:t>
      </w:r>
      <w:r w:rsidRPr="00967DE8">
        <w:rPr>
          <w:rFonts w:ascii="Times New Roman" w:hAnsi="Times New Roman" w:cs="Times New Roman"/>
          <w:color w:val="000000" w:themeColor="text1"/>
          <w:shd w:val="clear" w:color="auto" w:fill="FFFFFF"/>
        </w:rPr>
        <w:t>. MIT Press, 2021.</w:t>
      </w:r>
    </w:p>
    <w:p w14:paraId="407519EB" w14:textId="77777777"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Crowther, Stefania, et al. “New Scholarship, New Pedagogies: Views from the ‘EEBO Generation.’” </w:t>
      </w:r>
      <w:r w:rsidRPr="00967DE8">
        <w:rPr>
          <w:rFonts w:ascii="Times New Roman" w:eastAsia="Times New Roman" w:hAnsi="Times New Roman" w:cs="Times New Roman"/>
          <w:i/>
          <w:color w:val="000000" w:themeColor="text1"/>
        </w:rPr>
        <w:t>Early Modern Literary Studies</w:t>
      </w:r>
      <w:r w:rsidRPr="00967DE8">
        <w:rPr>
          <w:rFonts w:ascii="Times New Roman" w:eastAsia="Times New Roman" w:hAnsi="Times New Roman" w:cs="Times New Roman"/>
          <w:color w:val="000000" w:themeColor="text1"/>
        </w:rPr>
        <w:t>, vol. 14, no. 2, 2008, pp. 3–1.</w:t>
      </w:r>
    </w:p>
    <w:p w14:paraId="4777099E" w14:textId="15EAEF94" w:rsidR="0096592A" w:rsidRPr="00967DE8" w:rsidRDefault="0096592A" w:rsidP="00967DE8">
      <w:pPr>
        <w:spacing w:line="480" w:lineRule="auto"/>
        <w:ind w:left="880" w:hanging="440"/>
        <w:jc w:val="both"/>
        <w:rPr>
          <w:rFonts w:ascii="Times New Roman" w:hAnsi="Times New Roman" w:cs="Times New Roman"/>
          <w:color w:val="000000" w:themeColor="text1"/>
        </w:rPr>
      </w:pPr>
      <w:r w:rsidRPr="00967DE8">
        <w:rPr>
          <w:rFonts w:ascii="Times New Roman" w:hAnsi="Times New Roman" w:cs="Times New Roman"/>
          <w:color w:val="000000" w:themeColor="text1"/>
          <w:shd w:val="clear" w:color="auto" w:fill="FFFFFF"/>
        </w:rPr>
        <w:t>Da, Nan Z. "The computational case against computational literary studies." </w:t>
      </w:r>
      <w:r w:rsidRPr="00967DE8">
        <w:rPr>
          <w:rFonts w:ascii="Times New Roman" w:hAnsi="Times New Roman" w:cs="Times New Roman"/>
          <w:i/>
          <w:iCs/>
          <w:color w:val="000000" w:themeColor="text1"/>
          <w:shd w:val="clear" w:color="auto" w:fill="FFFFFF"/>
        </w:rPr>
        <w:t>Critical inquiry</w:t>
      </w:r>
      <w:r w:rsidRPr="00967DE8">
        <w:rPr>
          <w:rFonts w:ascii="Times New Roman" w:hAnsi="Times New Roman" w:cs="Times New Roman"/>
          <w:color w:val="000000" w:themeColor="text1"/>
          <w:shd w:val="clear" w:color="auto" w:fill="FFFFFF"/>
        </w:rPr>
        <w:t> 45, no. 3 (2019): 601-639.</w:t>
      </w:r>
    </w:p>
    <w:p w14:paraId="28572B2A" w14:textId="6DC8B28F" w:rsidR="00617B7D" w:rsidRPr="00967DE8" w:rsidRDefault="00617B7D"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hAnsi="Times New Roman" w:cs="Times New Roman"/>
          <w:color w:val="000000" w:themeColor="text1"/>
          <w:shd w:val="clear" w:color="auto" w:fill="FFFFFF"/>
        </w:rPr>
        <w:t>Deveaud</w:t>
      </w:r>
      <w:proofErr w:type="spellEnd"/>
      <w:r w:rsidRPr="00967DE8">
        <w:rPr>
          <w:rFonts w:ascii="Times New Roman" w:hAnsi="Times New Roman" w:cs="Times New Roman"/>
          <w:color w:val="000000" w:themeColor="text1"/>
          <w:shd w:val="clear" w:color="auto" w:fill="FFFFFF"/>
        </w:rPr>
        <w:t xml:space="preserve">, Romain, Eric </w:t>
      </w:r>
      <w:proofErr w:type="spellStart"/>
      <w:r w:rsidRPr="00967DE8">
        <w:rPr>
          <w:rFonts w:ascii="Times New Roman" w:hAnsi="Times New Roman" w:cs="Times New Roman"/>
          <w:color w:val="000000" w:themeColor="text1"/>
          <w:shd w:val="clear" w:color="auto" w:fill="FFFFFF"/>
        </w:rPr>
        <w:t>SanJuan</w:t>
      </w:r>
      <w:proofErr w:type="spellEnd"/>
      <w:r w:rsidRPr="00967DE8">
        <w:rPr>
          <w:rFonts w:ascii="Times New Roman" w:hAnsi="Times New Roman" w:cs="Times New Roman"/>
          <w:color w:val="000000" w:themeColor="text1"/>
          <w:shd w:val="clear" w:color="auto" w:fill="FFFFFF"/>
        </w:rPr>
        <w:t xml:space="preserve">, and Patrice </w:t>
      </w:r>
      <w:proofErr w:type="spellStart"/>
      <w:r w:rsidRPr="00967DE8">
        <w:rPr>
          <w:rFonts w:ascii="Times New Roman" w:hAnsi="Times New Roman" w:cs="Times New Roman"/>
          <w:color w:val="000000" w:themeColor="text1"/>
          <w:shd w:val="clear" w:color="auto" w:fill="FFFFFF"/>
        </w:rPr>
        <w:t>Bellot</w:t>
      </w:r>
      <w:proofErr w:type="spellEnd"/>
      <w:r w:rsidRPr="00967DE8">
        <w:rPr>
          <w:rFonts w:ascii="Times New Roman" w:hAnsi="Times New Roman" w:cs="Times New Roman"/>
          <w:color w:val="000000" w:themeColor="text1"/>
          <w:shd w:val="clear" w:color="auto" w:fill="FFFFFF"/>
        </w:rPr>
        <w:t>. "Accurate and effective latent concept modeling for ad hoc information retrieval." </w:t>
      </w:r>
      <w:r w:rsidRPr="00967DE8">
        <w:rPr>
          <w:rFonts w:ascii="Times New Roman" w:hAnsi="Times New Roman" w:cs="Times New Roman"/>
          <w:i/>
          <w:iCs/>
          <w:color w:val="000000" w:themeColor="text1"/>
          <w:shd w:val="clear" w:color="auto" w:fill="FFFFFF"/>
        </w:rPr>
        <w:t>Document numérique</w:t>
      </w:r>
      <w:r w:rsidRPr="00967DE8">
        <w:rPr>
          <w:rFonts w:ascii="Times New Roman" w:hAnsi="Times New Roman" w:cs="Times New Roman"/>
          <w:color w:val="000000" w:themeColor="text1"/>
          <w:shd w:val="clear" w:color="auto" w:fill="FFFFFF"/>
        </w:rPr>
        <w:t> 17, no. 1 (2014): 61-84.</w:t>
      </w:r>
    </w:p>
    <w:p w14:paraId="56B87D4B" w14:textId="58038F5B"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Froehlich, Heather</w:t>
      </w:r>
      <w:r w:rsidR="00617B7D" w:rsidRPr="00967DE8">
        <w:rPr>
          <w:rFonts w:ascii="Times New Roman" w:eastAsia="Times New Roman" w:hAnsi="Times New Roman" w:cs="Times New Roman"/>
          <w:color w:val="000000" w:themeColor="text1"/>
        </w:rPr>
        <w:t>, Richard J. Whitt, and Jonathan Hope</w:t>
      </w:r>
      <w:r w:rsidRPr="00967DE8">
        <w:rPr>
          <w:rFonts w:ascii="Times New Roman" w:eastAsia="Times New Roman" w:hAnsi="Times New Roman" w:cs="Times New Roman"/>
          <w:color w:val="000000" w:themeColor="text1"/>
        </w:rPr>
        <w:t xml:space="preserve">. </w:t>
      </w:r>
      <w:r w:rsidRPr="00967DE8">
        <w:rPr>
          <w:rFonts w:ascii="Times New Roman" w:eastAsia="Times New Roman" w:hAnsi="Times New Roman" w:cs="Times New Roman"/>
          <w:i/>
          <w:color w:val="000000" w:themeColor="text1"/>
        </w:rPr>
        <w:t>EEBO-TCP as a Tool for Integrating Teaching and Research</w:t>
      </w:r>
      <w:r w:rsidRPr="00967DE8">
        <w:rPr>
          <w:rFonts w:ascii="Times New Roman" w:eastAsia="Times New Roman" w:hAnsi="Times New Roman" w:cs="Times New Roman"/>
          <w:color w:val="000000" w:themeColor="text1"/>
        </w:rPr>
        <w:t xml:space="preserve">. </w:t>
      </w:r>
      <w:r w:rsidR="00617B7D" w:rsidRPr="00967DE8">
        <w:rPr>
          <w:rFonts w:ascii="Times New Roman" w:eastAsia="Times New Roman" w:hAnsi="Times New Roman" w:cs="Times New Roman"/>
          <w:color w:val="000000" w:themeColor="text1"/>
        </w:rPr>
        <w:t>2012. Accessed online: https://ora.ox.ac.uk/objects/uuid:3a7c3b8f-cdac-4bdd-8b6c-33caa6f04179.</w:t>
      </w:r>
    </w:p>
    <w:p w14:paraId="7EAB8F4B" w14:textId="77777777"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Garg, Nikhil, et al. “Word Embeddings Quantify 100 Years of Gender and Ethnic Stereotypes.” </w:t>
      </w:r>
      <w:r w:rsidRPr="00967DE8">
        <w:rPr>
          <w:rFonts w:ascii="Times New Roman" w:eastAsia="Times New Roman" w:hAnsi="Times New Roman" w:cs="Times New Roman"/>
          <w:i/>
          <w:color w:val="000000" w:themeColor="text1"/>
        </w:rPr>
        <w:t>Proceedings of the National Academy of Sciences</w:t>
      </w:r>
      <w:r w:rsidRPr="00967DE8">
        <w:rPr>
          <w:rFonts w:ascii="Times New Roman" w:eastAsia="Times New Roman" w:hAnsi="Times New Roman" w:cs="Times New Roman"/>
          <w:color w:val="000000" w:themeColor="text1"/>
        </w:rPr>
        <w:t xml:space="preserve">, vol. 115, no. 16, Apr. 2018, pp. E3635–44. </w:t>
      </w:r>
      <w:r w:rsidRPr="00967DE8">
        <w:rPr>
          <w:rFonts w:ascii="Times New Roman" w:eastAsia="Times New Roman" w:hAnsi="Times New Roman" w:cs="Times New Roman"/>
          <w:i/>
          <w:color w:val="000000" w:themeColor="text1"/>
        </w:rPr>
        <w:t>DOI.org (</w:t>
      </w:r>
      <w:proofErr w:type="spellStart"/>
      <w:r w:rsidRPr="00967DE8">
        <w:rPr>
          <w:rFonts w:ascii="Times New Roman" w:eastAsia="Times New Roman" w:hAnsi="Times New Roman" w:cs="Times New Roman"/>
          <w:i/>
          <w:color w:val="000000" w:themeColor="text1"/>
        </w:rPr>
        <w:t>Crossref</w:t>
      </w:r>
      <w:proofErr w:type="spellEnd"/>
      <w:r w:rsidRPr="00967DE8">
        <w:rPr>
          <w:rFonts w:ascii="Times New Roman" w:eastAsia="Times New Roman" w:hAnsi="Times New Roman" w:cs="Times New Roman"/>
          <w:i/>
          <w:color w:val="000000" w:themeColor="text1"/>
        </w:rPr>
        <w:t>)</w:t>
      </w:r>
      <w:r w:rsidRPr="00967DE8">
        <w:rPr>
          <w:rFonts w:ascii="Times New Roman" w:eastAsia="Times New Roman" w:hAnsi="Times New Roman" w:cs="Times New Roman"/>
          <w:color w:val="000000" w:themeColor="text1"/>
        </w:rPr>
        <w:t>, doi:</w:t>
      </w:r>
      <w:hyperlink r:id="rId24">
        <w:r w:rsidRPr="00967DE8">
          <w:rPr>
            <w:rFonts w:ascii="Times New Roman" w:eastAsia="Times New Roman" w:hAnsi="Times New Roman" w:cs="Times New Roman"/>
            <w:color w:val="000000" w:themeColor="text1"/>
            <w:u w:val="single"/>
          </w:rPr>
          <w:t>10.1073/pnas.1720347115</w:t>
        </w:r>
      </w:hyperlink>
      <w:r w:rsidRPr="00967DE8">
        <w:rPr>
          <w:rFonts w:ascii="Times New Roman" w:eastAsia="Times New Roman" w:hAnsi="Times New Roman" w:cs="Times New Roman"/>
          <w:color w:val="000000" w:themeColor="text1"/>
        </w:rPr>
        <w:t>.</w:t>
      </w:r>
    </w:p>
    <w:p w14:paraId="16A5236A" w14:textId="6911A65B"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eastAsia="Times New Roman" w:hAnsi="Times New Roman" w:cs="Times New Roman"/>
          <w:color w:val="000000" w:themeColor="text1"/>
        </w:rPr>
        <w:t>Gärdenfors</w:t>
      </w:r>
      <w:proofErr w:type="spellEnd"/>
      <w:r w:rsidRPr="00967DE8">
        <w:rPr>
          <w:rFonts w:ascii="Times New Roman" w:eastAsia="Times New Roman" w:hAnsi="Times New Roman" w:cs="Times New Roman"/>
          <w:color w:val="000000" w:themeColor="text1"/>
        </w:rPr>
        <w:t>, Peter.</w:t>
      </w:r>
      <w:r w:rsidRPr="00967DE8">
        <w:rPr>
          <w:rFonts w:ascii="Times New Roman" w:eastAsia="Times New Roman" w:hAnsi="Times New Roman" w:cs="Times New Roman"/>
          <w:color w:val="000000" w:themeColor="text1"/>
          <w:highlight w:val="white"/>
        </w:rPr>
        <w:t xml:space="preserve"> </w:t>
      </w:r>
      <w:r w:rsidRPr="00967DE8">
        <w:rPr>
          <w:rFonts w:ascii="Times New Roman" w:eastAsia="Times New Roman" w:hAnsi="Times New Roman" w:cs="Times New Roman"/>
          <w:i/>
          <w:color w:val="000000" w:themeColor="text1"/>
          <w:highlight w:val="white"/>
        </w:rPr>
        <w:t>The Geometry of Meaning: Semantics Based on Conceptual Spaces</w:t>
      </w:r>
      <w:r w:rsidRPr="00967DE8">
        <w:rPr>
          <w:rFonts w:ascii="Times New Roman" w:eastAsia="Times New Roman" w:hAnsi="Times New Roman" w:cs="Times New Roman"/>
          <w:color w:val="000000" w:themeColor="text1"/>
          <w:highlight w:val="white"/>
        </w:rPr>
        <w:t>. Massachusetts: MIT press, 2014.</w:t>
      </w:r>
    </w:p>
    <w:p w14:paraId="6527D35D" w14:textId="43E47C9D" w:rsidR="00651832" w:rsidRPr="00967DE8" w:rsidRDefault="00651832"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hAnsi="Times New Roman" w:cs="Times New Roman"/>
          <w:color w:val="000000" w:themeColor="text1"/>
          <w:shd w:val="clear" w:color="auto" w:fill="FFFFFF"/>
        </w:rPr>
        <w:t>Gebru</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Timnit</w:t>
      </w:r>
      <w:proofErr w:type="spellEnd"/>
      <w:r w:rsidRPr="00967DE8">
        <w:rPr>
          <w:rFonts w:ascii="Times New Roman" w:hAnsi="Times New Roman" w:cs="Times New Roman"/>
          <w:color w:val="000000" w:themeColor="text1"/>
          <w:shd w:val="clear" w:color="auto" w:fill="FFFFFF"/>
        </w:rPr>
        <w:t xml:space="preserve">, Jamie Morgenstern, Briana </w:t>
      </w:r>
      <w:proofErr w:type="spellStart"/>
      <w:r w:rsidRPr="00967DE8">
        <w:rPr>
          <w:rFonts w:ascii="Times New Roman" w:hAnsi="Times New Roman" w:cs="Times New Roman"/>
          <w:color w:val="000000" w:themeColor="text1"/>
          <w:shd w:val="clear" w:color="auto" w:fill="FFFFFF"/>
        </w:rPr>
        <w:t>Vecchione</w:t>
      </w:r>
      <w:proofErr w:type="spellEnd"/>
      <w:r w:rsidRPr="00967DE8">
        <w:rPr>
          <w:rFonts w:ascii="Times New Roman" w:hAnsi="Times New Roman" w:cs="Times New Roman"/>
          <w:color w:val="000000" w:themeColor="text1"/>
          <w:shd w:val="clear" w:color="auto" w:fill="FFFFFF"/>
        </w:rPr>
        <w:t xml:space="preserve">, Jennifer Wortman Vaughan, Hanna Wallach, Hal </w:t>
      </w:r>
      <w:proofErr w:type="spellStart"/>
      <w:r w:rsidRPr="00967DE8">
        <w:rPr>
          <w:rFonts w:ascii="Times New Roman" w:hAnsi="Times New Roman" w:cs="Times New Roman"/>
          <w:color w:val="000000" w:themeColor="text1"/>
          <w:shd w:val="clear" w:color="auto" w:fill="FFFFFF"/>
        </w:rPr>
        <w:t>Daumé</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Iii</w:t>
      </w:r>
      <w:proofErr w:type="spellEnd"/>
      <w:r w:rsidRPr="00967DE8">
        <w:rPr>
          <w:rFonts w:ascii="Times New Roman" w:hAnsi="Times New Roman" w:cs="Times New Roman"/>
          <w:color w:val="000000" w:themeColor="text1"/>
          <w:shd w:val="clear" w:color="auto" w:fill="FFFFFF"/>
        </w:rPr>
        <w:t>, and Kate Crawford. "Datasheets for datasets." </w:t>
      </w:r>
      <w:r w:rsidRPr="00967DE8">
        <w:rPr>
          <w:rFonts w:ascii="Times New Roman" w:hAnsi="Times New Roman" w:cs="Times New Roman"/>
          <w:i/>
          <w:iCs/>
          <w:color w:val="000000" w:themeColor="text1"/>
          <w:shd w:val="clear" w:color="auto" w:fill="FFFFFF"/>
        </w:rPr>
        <w:t>Communications of the ACM</w:t>
      </w:r>
      <w:r w:rsidRPr="00967DE8">
        <w:rPr>
          <w:rFonts w:ascii="Times New Roman" w:hAnsi="Times New Roman" w:cs="Times New Roman"/>
          <w:color w:val="000000" w:themeColor="text1"/>
          <w:shd w:val="clear" w:color="auto" w:fill="FFFFFF"/>
        </w:rPr>
        <w:t> 64, no. 12 (2021): 86-92.</w:t>
      </w:r>
    </w:p>
    <w:p w14:paraId="584C5407" w14:textId="77777777"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lastRenderedPageBreak/>
        <w:t xml:space="preserve">Gerow, Aaron, et al. “Measuring Discursive Influence across Scholarship.” </w:t>
      </w:r>
      <w:r w:rsidRPr="00967DE8">
        <w:rPr>
          <w:rFonts w:ascii="Times New Roman" w:eastAsia="Times New Roman" w:hAnsi="Times New Roman" w:cs="Times New Roman"/>
          <w:i/>
          <w:color w:val="000000" w:themeColor="text1"/>
        </w:rPr>
        <w:t>Proceedings of the National Academy of Sciences</w:t>
      </w:r>
      <w:r w:rsidRPr="00967DE8">
        <w:rPr>
          <w:rFonts w:ascii="Times New Roman" w:eastAsia="Times New Roman" w:hAnsi="Times New Roman" w:cs="Times New Roman"/>
          <w:color w:val="000000" w:themeColor="text1"/>
        </w:rPr>
        <w:t xml:space="preserve">, vol. 115, no. 13, Mar. 2018, pp. 3308–13. </w:t>
      </w:r>
      <w:r w:rsidRPr="00967DE8">
        <w:rPr>
          <w:rFonts w:ascii="Times New Roman" w:eastAsia="Times New Roman" w:hAnsi="Times New Roman" w:cs="Times New Roman"/>
          <w:i/>
          <w:color w:val="000000" w:themeColor="text1"/>
        </w:rPr>
        <w:t>DOI.org (</w:t>
      </w:r>
      <w:proofErr w:type="spellStart"/>
      <w:r w:rsidRPr="00967DE8">
        <w:rPr>
          <w:rFonts w:ascii="Times New Roman" w:eastAsia="Times New Roman" w:hAnsi="Times New Roman" w:cs="Times New Roman"/>
          <w:i/>
          <w:color w:val="000000" w:themeColor="text1"/>
        </w:rPr>
        <w:t>Crossref</w:t>
      </w:r>
      <w:proofErr w:type="spellEnd"/>
      <w:r w:rsidRPr="00967DE8">
        <w:rPr>
          <w:rFonts w:ascii="Times New Roman" w:eastAsia="Times New Roman" w:hAnsi="Times New Roman" w:cs="Times New Roman"/>
          <w:i/>
          <w:color w:val="000000" w:themeColor="text1"/>
        </w:rPr>
        <w:t>)</w:t>
      </w:r>
      <w:r w:rsidRPr="00967DE8">
        <w:rPr>
          <w:rFonts w:ascii="Times New Roman" w:eastAsia="Times New Roman" w:hAnsi="Times New Roman" w:cs="Times New Roman"/>
          <w:color w:val="000000" w:themeColor="text1"/>
        </w:rPr>
        <w:t>, doi:</w:t>
      </w:r>
      <w:hyperlink r:id="rId25">
        <w:r w:rsidRPr="00967DE8">
          <w:rPr>
            <w:rFonts w:ascii="Times New Roman" w:eastAsia="Times New Roman" w:hAnsi="Times New Roman" w:cs="Times New Roman"/>
            <w:color w:val="000000" w:themeColor="text1"/>
            <w:u w:val="single"/>
          </w:rPr>
          <w:t>10.1073/pnas.1719792115</w:t>
        </w:r>
      </w:hyperlink>
      <w:r w:rsidRPr="00967DE8">
        <w:rPr>
          <w:rFonts w:ascii="Times New Roman" w:eastAsia="Times New Roman" w:hAnsi="Times New Roman" w:cs="Times New Roman"/>
          <w:color w:val="000000" w:themeColor="text1"/>
        </w:rPr>
        <w:t>.</w:t>
      </w:r>
    </w:p>
    <w:p w14:paraId="03406511" w14:textId="68260D04"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Gerrish, Sean, and David </w:t>
      </w:r>
      <w:proofErr w:type="spellStart"/>
      <w:r w:rsidRPr="00967DE8">
        <w:rPr>
          <w:rFonts w:ascii="Times New Roman" w:eastAsia="Times New Roman" w:hAnsi="Times New Roman" w:cs="Times New Roman"/>
          <w:color w:val="000000" w:themeColor="text1"/>
        </w:rPr>
        <w:t>Blei</w:t>
      </w:r>
      <w:proofErr w:type="spellEnd"/>
      <w:r w:rsidRPr="00967DE8">
        <w:rPr>
          <w:rFonts w:ascii="Times New Roman" w:eastAsia="Times New Roman" w:hAnsi="Times New Roman" w:cs="Times New Roman"/>
          <w:color w:val="000000" w:themeColor="text1"/>
        </w:rPr>
        <w:t xml:space="preserve">. </w:t>
      </w:r>
      <w:r w:rsidRPr="00967DE8">
        <w:rPr>
          <w:rFonts w:ascii="Times New Roman" w:eastAsia="Times New Roman" w:hAnsi="Times New Roman" w:cs="Times New Roman"/>
          <w:i/>
          <w:color w:val="000000" w:themeColor="text1"/>
        </w:rPr>
        <w:t>Modeling Inﬂuence in Text Corpora</w:t>
      </w:r>
      <w:r w:rsidRPr="00967DE8">
        <w:rPr>
          <w:rFonts w:ascii="Times New Roman" w:eastAsia="Times New Roman" w:hAnsi="Times New Roman" w:cs="Times New Roman"/>
          <w:color w:val="000000" w:themeColor="text1"/>
        </w:rPr>
        <w:t>. p. 4.</w:t>
      </w:r>
      <w:r w:rsidR="00617B7D" w:rsidRPr="00967DE8">
        <w:rPr>
          <w:rFonts w:ascii="Times New Roman" w:eastAsia="Times New Roman" w:hAnsi="Times New Roman" w:cs="Times New Roman"/>
          <w:color w:val="000000" w:themeColor="text1"/>
        </w:rPr>
        <w:t xml:space="preserve"> Accessed online: https://cdn.tc-library.org/Rhizr/Files/XtymaxJvoXXM89ffG/files/document_influence_model_1.pdf.</w:t>
      </w:r>
    </w:p>
    <w:p w14:paraId="3C3773CA" w14:textId="21684726" w:rsidR="00AB3701" w:rsidRPr="00967DE8" w:rsidRDefault="00AB3701"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hAnsi="Times New Roman" w:cs="Times New Roman"/>
          <w:color w:val="000000" w:themeColor="text1"/>
          <w:shd w:val="clear" w:color="auto" w:fill="FFFFFF"/>
        </w:rPr>
        <w:t xml:space="preserve">Griffiths, Thomas L., and Mark </w:t>
      </w:r>
      <w:proofErr w:type="spellStart"/>
      <w:r w:rsidRPr="00967DE8">
        <w:rPr>
          <w:rFonts w:ascii="Times New Roman" w:hAnsi="Times New Roman" w:cs="Times New Roman"/>
          <w:color w:val="000000" w:themeColor="text1"/>
          <w:shd w:val="clear" w:color="auto" w:fill="FFFFFF"/>
        </w:rPr>
        <w:t>Steyvers</w:t>
      </w:r>
      <w:proofErr w:type="spellEnd"/>
      <w:r w:rsidRPr="00967DE8">
        <w:rPr>
          <w:rFonts w:ascii="Times New Roman" w:hAnsi="Times New Roman" w:cs="Times New Roman"/>
          <w:color w:val="000000" w:themeColor="text1"/>
          <w:shd w:val="clear" w:color="auto" w:fill="FFFFFF"/>
        </w:rPr>
        <w:t>. "Finding scientific topics." </w:t>
      </w:r>
      <w:r w:rsidRPr="00967DE8">
        <w:rPr>
          <w:rFonts w:ascii="Times New Roman" w:hAnsi="Times New Roman" w:cs="Times New Roman"/>
          <w:i/>
          <w:iCs/>
          <w:color w:val="000000" w:themeColor="text1"/>
          <w:shd w:val="clear" w:color="auto" w:fill="FFFFFF"/>
        </w:rPr>
        <w:t xml:space="preserve">Proceedings of the National academy of </w:t>
      </w:r>
      <w:proofErr w:type="gramStart"/>
      <w:r w:rsidRPr="00967DE8">
        <w:rPr>
          <w:rFonts w:ascii="Times New Roman" w:hAnsi="Times New Roman" w:cs="Times New Roman"/>
          <w:i/>
          <w:iCs/>
          <w:color w:val="000000" w:themeColor="text1"/>
          <w:shd w:val="clear" w:color="auto" w:fill="FFFFFF"/>
        </w:rPr>
        <w:t>Sciences</w:t>
      </w:r>
      <w:proofErr w:type="gramEnd"/>
      <w:r w:rsidRPr="00967DE8">
        <w:rPr>
          <w:rFonts w:ascii="Times New Roman" w:hAnsi="Times New Roman" w:cs="Times New Roman"/>
          <w:color w:val="000000" w:themeColor="text1"/>
          <w:shd w:val="clear" w:color="auto" w:fill="FFFFFF"/>
        </w:rPr>
        <w:t> 101, no. suppl_1 (2004): 5228-5235.</w:t>
      </w:r>
    </w:p>
    <w:p w14:paraId="0050DBE1" w14:textId="6000300B" w:rsidR="008954A0" w:rsidRPr="00967DE8" w:rsidRDefault="008954A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highlight w:val="white"/>
        </w:rPr>
        <w:t xml:space="preserve">Gupta, Pankaj, </w:t>
      </w:r>
      <w:proofErr w:type="spellStart"/>
      <w:r w:rsidRPr="00967DE8">
        <w:rPr>
          <w:rFonts w:ascii="Times New Roman" w:eastAsia="Times New Roman" w:hAnsi="Times New Roman" w:cs="Times New Roman"/>
          <w:color w:val="000000" w:themeColor="text1"/>
          <w:highlight w:val="white"/>
        </w:rPr>
        <w:t>Yatin</w:t>
      </w:r>
      <w:proofErr w:type="spellEnd"/>
      <w:r w:rsidRPr="00967DE8">
        <w:rPr>
          <w:rFonts w:ascii="Times New Roman" w:eastAsia="Times New Roman" w:hAnsi="Times New Roman" w:cs="Times New Roman"/>
          <w:color w:val="000000" w:themeColor="text1"/>
          <w:highlight w:val="white"/>
        </w:rPr>
        <w:t xml:space="preserve"> Chaudhary, and Hinrich </w:t>
      </w:r>
      <w:proofErr w:type="spellStart"/>
      <w:r w:rsidRPr="00967DE8">
        <w:rPr>
          <w:rFonts w:ascii="Times New Roman" w:eastAsia="Times New Roman" w:hAnsi="Times New Roman" w:cs="Times New Roman"/>
          <w:color w:val="000000" w:themeColor="text1"/>
          <w:highlight w:val="white"/>
        </w:rPr>
        <w:t>Schütze</w:t>
      </w:r>
      <w:proofErr w:type="spellEnd"/>
      <w:r w:rsidRPr="00967DE8">
        <w:rPr>
          <w:rFonts w:ascii="Times New Roman" w:eastAsia="Times New Roman" w:hAnsi="Times New Roman" w:cs="Times New Roman"/>
          <w:color w:val="000000" w:themeColor="text1"/>
          <w:highlight w:val="white"/>
        </w:rPr>
        <w:t xml:space="preserve">. "Multi-source Neural Topic Modeling in Multi-view Embedding Spaces." </w:t>
      </w:r>
      <w:proofErr w:type="spellStart"/>
      <w:r w:rsidRPr="00967DE8">
        <w:rPr>
          <w:rFonts w:ascii="Times New Roman" w:eastAsia="Times New Roman" w:hAnsi="Times New Roman" w:cs="Times New Roman"/>
          <w:i/>
          <w:color w:val="000000" w:themeColor="text1"/>
          <w:highlight w:val="white"/>
        </w:rPr>
        <w:t>arXiv</w:t>
      </w:r>
      <w:proofErr w:type="spellEnd"/>
      <w:r w:rsidRPr="00967DE8">
        <w:rPr>
          <w:rFonts w:ascii="Times New Roman" w:eastAsia="Times New Roman" w:hAnsi="Times New Roman" w:cs="Times New Roman"/>
          <w:i/>
          <w:color w:val="000000" w:themeColor="text1"/>
          <w:highlight w:val="white"/>
        </w:rPr>
        <w:t xml:space="preserve"> preprint arXiv:2104.08551</w:t>
      </w:r>
      <w:r w:rsidRPr="00967DE8">
        <w:rPr>
          <w:rFonts w:ascii="Times New Roman" w:eastAsia="Times New Roman" w:hAnsi="Times New Roman" w:cs="Times New Roman"/>
          <w:color w:val="000000" w:themeColor="text1"/>
          <w:highlight w:val="white"/>
        </w:rPr>
        <w:t xml:space="preserve"> (2021)</w:t>
      </w:r>
      <w:r w:rsidRPr="00967DE8">
        <w:rPr>
          <w:rFonts w:ascii="Times New Roman" w:eastAsia="Times New Roman" w:hAnsi="Times New Roman" w:cs="Times New Roman"/>
          <w:color w:val="000000" w:themeColor="text1"/>
        </w:rPr>
        <w:t>.</w:t>
      </w:r>
    </w:p>
    <w:p w14:paraId="5871EC74" w14:textId="32ABB523"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Hamilton, William L., et al. “Diachronic Word Embeddings Reveal Statistical Laws of Semantic Change.” </w:t>
      </w:r>
      <w:r w:rsidRPr="00967DE8">
        <w:rPr>
          <w:rFonts w:ascii="Times New Roman" w:eastAsia="Times New Roman" w:hAnsi="Times New Roman" w:cs="Times New Roman"/>
          <w:i/>
          <w:color w:val="000000" w:themeColor="text1"/>
        </w:rPr>
        <w:t>Proceedings of the 54th Annual Meeting of the Association for Computational Linguistics (Volume 1: Long Papers)</w:t>
      </w:r>
      <w:r w:rsidRPr="00967DE8">
        <w:rPr>
          <w:rFonts w:ascii="Times New Roman" w:eastAsia="Times New Roman" w:hAnsi="Times New Roman" w:cs="Times New Roman"/>
          <w:color w:val="000000" w:themeColor="text1"/>
        </w:rPr>
        <w:t xml:space="preserve">, Association for Computational Linguistics, 2016, pp. 1489–501. </w:t>
      </w:r>
      <w:r w:rsidRPr="00967DE8">
        <w:rPr>
          <w:rFonts w:ascii="Times New Roman" w:eastAsia="Times New Roman" w:hAnsi="Times New Roman" w:cs="Times New Roman"/>
          <w:i/>
          <w:color w:val="000000" w:themeColor="text1"/>
        </w:rPr>
        <w:t>DOI.org (</w:t>
      </w:r>
      <w:proofErr w:type="spellStart"/>
      <w:r w:rsidRPr="00967DE8">
        <w:rPr>
          <w:rFonts w:ascii="Times New Roman" w:eastAsia="Times New Roman" w:hAnsi="Times New Roman" w:cs="Times New Roman"/>
          <w:i/>
          <w:color w:val="000000" w:themeColor="text1"/>
        </w:rPr>
        <w:t>Crossref</w:t>
      </w:r>
      <w:proofErr w:type="spellEnd"/>
      <w:r w:rsidRPr="00967DE8">
        <w:rPr>
          <w:rFonts w:ascii="Times New Roman" w:eastAsia="Times New Roman" w:hAnsi="Times New Roman" w:cs="Times New Roman"/>
          <w:i/>
          <w:color w:val="000000" w:themeColor="text1"/>
        </w:rPr>
        <w:t>)</w:t>
      </w:r>
      <w:r w:rsidRPr="00967DE8">
        <w:rPr>
          <w:rFonts w:ascii="Times New Roman" w:eastAsia="Times New Roman" w:hAnsi="Times New Roman" w:cs="Times New Roman"/>
          <w:color w:val="000000" w:themeColor="text1"/>
        </w:rPr>
        <w:t>, doi:</w:t>
      </w:r>
      <w:hyperlink r:id="rId26">
        <w:r w:rsidRPr="00967DE8">
          <w:rPr>
            <w:rFonts w:ascii="Times New Roman" w:eastAsia="Times New Roman" w:hAnsi="Times New Roman" w:cs="Times New Roman"/>
            <w:color w:val="000000" w:themeColor="text1"/>
            <w:u w:val="single"/>
          </w:rPr>
          <w:t>10.18653/v1/P16-1141</w:t>
        </w:r>
      </w:hyperlink>
      <w:r w:rsidRPr="00967DE8">
        <w:rPr>
          <w:rFonts w:ascii="Times New Roman" w:eastAsia="Times New Roman" w:hAnsi="Times New Roman" w:cs="Times New Roman"/>
          <w:color w:val="000000" w:themeColor="text1"/>
        </w:rPr>
        <w:t>.</w:t>
      </w:r>
    </w:p>
    <w:p w14:paraId="25890F96" w14:textId="577BE717"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eastAsia="Times New Roman" w:hAnsi="Times New Roman" w:cs="Times New Roman"/>
          <w:color w:val="000000" w:themeColor="text1"/>
        </w:rPr>
        <w:t>Hellrich</w:t>
      </w:r>
      <w:proofErr w:type="spellEnd"/>
      <w:r w:rsidRPr="00967DE8">
        <w:rPr>
          <w:rFonts w:ascii="Times New Roman" w:eastAsia="Times New Roman" w:hAnsi="Times New Roman" w:cs="Times New Roman"/>
          <w:color w:val="000000" w:themeColor="text1"/>
        </w:rPr>
        <w:t>, Johannes, et al. “</w:t>
      </w:r>
      <w:proofErr w:type="spellStart"/>
      <w:r w:rsidRPr="00967DE8">
        <w:rPr>
          <w:rFonts w:ascii="Times New Roman" w:eastAsia="Times New Roman" w:hAnsi="Times New Roman" w:cs="Times New Roman"/>
          <w:color w:val="000000" w:themeColor="text1"/>
        </w:rPr>
        <w:t>JeSemE</w:t>
      </w:r>
      <w:proofErr w:type="spellEnd"/>
      <w:r w:rsidRPr="00967DE8">
        <w:rPr>
          <w:rFonts w:ascii="Times New Roman" w:eastAsia="Times New Roman" w:hAnsi="Times New Roman" w:cs="Times New Roman"/>
          <w:color w:val="000000" w:themeColor="text1"/>
        </w:rPr>
        <w:t xml:space="preserve">: A Website for Exploring Diachronic Changes in Word Meaning and Emotion.” </w:t>
      </w:r>
      <w:r w:rsidRPr="00967DE8">
        <w:rPr>
          <w:rFonts w:ascii="Times New Roman" w:eastAsia="Times New Roman" w:hAnsi="Times New Roman" w:cs="Times New Roman"/>
          <w:i/>
          <w:color w:val="000000" w:themeColor="text1"/>
        </w:rPr>
        <w:t>ArXiv:1807.04148 [Cs]</w:t>
      </w:r>
      <w:r w:rsidRPr="00967DE8">
        <w:rPr>
          <w:rFonts w:ascii="Times New Roman" w:eastAsia="Times New Roman" w:hAnsi="Times New Roman" w:cs="Times New Roman"/>
          <w:color w:val="000000" w:themeColor="text1"/>
        </w:rPr>
        <w:t xml:space="preserve">, July 2018. </w:t>
      </w:r>
      <w:r w:rsidRPr="00967DE8">
        <w:rPr>
          <w:rFonts w:ascii="Times New Roman" w:eastAsia="Times New Roman" w:hAnsi="Times New Roman" w:cs="Times New Roman"/>
          <w:i/>
          <w:color w:val="000000" w:themeColor="text1"/>
        </w:rPr>
        <w:t>arXiv.org</w:t>
      </w:r>
      <w:r w:rsidRPr="00967DE8">
        <w:rPr>
          <w:rFonts w:ascii="Times New Roman" w:eastAsia="Times New Roman" w:hAnsi="Times New Roman" w:cs="Times New Roman"/>
          <w:color w:val="000000" w:themeColor="text1"/>
        </w:rPr>
        <w:t>,</w:t>
      </w:r>
      <w:hyperlink r:id="rId27">
        <w:r w:rsidRPr="00967DE8">
          <w:rPr>
            <w:rFonts w:ascii="Times New Roman" w:eastAsia="Times New Roman" w:hAnsi="Times New Roman" w:cs="Times New Roman"/>
            <w:color w:val="000000" w:themeColor="text1"/>
          </w:rPr>
          <w:t xml:space="preserve"> </w:t>
        </w:r>
      </w:hyperlink>
      <w:hyperlink r:id="rId28">
        <w:r w:rsidRPr="00967DE8">
          <w:rPr>
            <w:rFonts w:ascii="Times New Roman" w:eastAsia="Times New Roman" w:hAnsi="Times New Roman" w:cs="Times New Roman"/>
            <w:color w:val="000000" w:themeColor="text1"/>
            <w:u w:val="single"/>
          </w:rPr>
          <w:t>http://arxiv.org/abs/1807.04148</w:t>
        </w:r>
      </w:hyperlink>
      <w:r w:rsidRPr="00967DE8">
        <w:rPr>
          <w:rFonts w:ascii="Times New Roman" w:eastAsia="Times New Roman" w:hAnsi="Times New Roman" w:cs="Times New Roman"/>
          <w:color w:val="000000" w:themeColor="text1"/>
        </w:rPr>
        <w:t>.</w:t>
      </w:r>
    </w:p>
    <w:p w14:paraId="475D3F5D" w14:textId="094AC347" w:rsidR="00617B7D" w:rsidRPr="00967DE8" w:rsidRDefault="00617B7D"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hAnsi="Times New Roman" w:cs="Times New Roman"/>
          <w:color w:val="000000" w:themeColor="text1"/>
          <w:shd w:val="clear" w:color="auto" w:fill="FFFFFF"/>
        </w:rPr>
        <w:t>Hellrich</w:t>
      </w:r>
      <w:proofErr w:type="spellEnd"/>
      <w:r w:rsidRPr="00967DE8">
        <w:rPr>
          <w:rFonts w:ascii="Times New Roman" w:hAnsi="Times New Roman" w:cs="Times New Roman"/>
          <w:color w:val="000000" w:themeColor="text1"/>
          <w:shd w:val="clear" w:color="auto" w:fill="FFFFFF"/>
        </w:rPr>
        <w:t>, Johannes. </w:t>
      </w:r>
      <w:r w:rsidRPr="00967DE8">
        <w:rPr>
          <w:rFonts w:ascii="Times New Roman" w:hAnsi="Times New Roman" w:cs="Times New Roman"/>
          <w:i/>
          <w:iCs/>
          <w:color w:val="000000" w:themeColor="text1"/>
          <w:shd w:val="clear" w:color="auto" w:fill="FFFFFF"/>
        </w:rPr>
        <w:t>Word embeddings: reliability &amp; semantic change</w:t>
      </w:r>
      <w:r w:rsidRPr="00967DE8">
        <w:rPr>
          <w:rFonts w:ascii="Times New Roman" w:hAnsi="Times New Roman" w:cs="Times New Roman"/>
          <w:color w:val="000000" w:themeColor="text1"/>
          <w:shd w:val="clear" w:color="auto" w:fill="FFFFFF"/>
        </w:rPr>
        <w:t>. Vol. 347. IOS Press, 2019.</w:t>
      </w:r>
    </w:p>
    <w:p w14:paraId="54DFB324" w14:textId="5F48BE8D" w:rsidR="00903C0C" w:rsidRPr="00967DE8" w:rsidRDefault="00903C0C" w:rsidP="00967DE8">
      <w:pPr>
        <w:spacing w:line="480" w:lineRule="auto"/>
        <w:ind w:left="880" w:hanging="440"/>
        <w:jc w:val="both"/>
        <w:rPr>
          <w:rFonts w:ascii="Times New Roman" w:hAnsi="Times New Roman" w:cs="Times New Roman"/>
          <w:color w:val="000000" w:themeColor="text1"/>
          <w:shd w:val="clear" w:color="auto" w:fill="FFFFFF"/>
        </w:rPr>
      </w:pPr>
      <w:r w:rsidRPr="00967DE8">
        <w:rPr>
          <w:rFonts w:ascii="Times New Roman" w:hAnsi="Times New Roman" w:cs="Times New Roman"/>
          <w:color w:val="000000" w:themeColor="text1"/>
          <w:shd w:val="clear" w:color="auto" w:fill="FFFFFF"/>
        </w:rPr>
        <w:t xml:space="preserve">Jo, </w:t>
      </w:r>
      <w:proofErr w:type="spellStart"/>
      <w:r w:rsidRPr="00967DE8">
        <w:rPr>
          <w:rFonts w:ascii="Times New Roman" w:hAnsi="Times New Roman" w:cs="Times New Roman"/>
          <w:color w:val="000000" w:themeColor="text1"/>
          <w:shd w:val="clear" w:color="auto" w:fill="FFFFFF"/>
        </w:rPr>
        <w:t>Eun</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Seo</w:t>
      </w:r>
      <w:proofErr w:type="spellEnd"/>
      <w:r w:rsidRPr="00967DE8">
        <w:rPr>
          <w:rFonts w:ascii="Times New Roman" w:hAnsi="Times New Roman" w:cs="Times New Roman"/>
          <w:color w:val="000000" w:themeColor="text1"/>
          <w:shd w:val="clear" w:color="auto" w:fill="FFFFFF"/>
        </w:rPr>
        <w:t xml:space="preserve">, and </w:t>
      </w:r>
      <w:proofErr w:type="spellStart"/>
      <w:r w:rsidRPr="00967DE8">
        <w:rPr>
          <w:rFonts w:ascii="Times New Roman" w:hAnsi="Times New Roman" w:cs="Times New Roman"/>
          <w:color w:val="000000" w:themeColor="text1"/>
          <w:shd w:val="clear" w:color="auto" w:fill="FFFFFF"/>
        </w:rPr>
        <w:t>Timnit</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Gebru</w:t>
      </w:r>
      <w:proofErr w:type="spellEnd"/>
      <w:r w:rsidRPr="00967DE8">
        <w:rPr>
          <w:rFonts w:ascii="Times New Roman" w:hAnsi="Times New Roman" w:cs="Times New Roman"/>
          <w:color w:val="000000" w:themeColor="text1"/>
          <w:shd w:val="clear" w:color="auto" w:fill="FFFFFF"/>
        </w:rPr>
        <w:t>. "Lessons from archives: Strategies for collecting sociocultural data in machine learning." In </w:t>
      </w:r>
      <w:r w:rsidRPr="00967DE8">
        <w:rPr>
          <w:rFonts w:ascii="Times New Roman" w:hAnsi="Times New Roman" w:cs="Times New Roman"/>
          <w:i/>
          <w:iCs/>
          <w:color w:val="000000" w:themeColor="text1"/>
          <w:shd w:val="clear" w:color="auto" w:fill="FFFFFF"/>
        </w:rPr>
        <w:t>Proceedings of the 2020 conference on fairness, accountability, and transparency</w:t>
      </w:r>
      <w:r w:rsidRPr="00967DE8">
        <w:rPr>
          <w:rFonts w:ascii="Times New Roman" w:hAnsi="Times New Roman" w:cs="Times New Roman"/>
          <w:color w:val="000000" w:themeColor="text1"/>
          <w:shd w:val="clear" w:color="auto" w:fill="FFFFFF"/>
        </w:rPr>
        <w:t xml:space="preserve">, pp. 306-316. 2020. </w:t>
      </w:r>
    </w:p>
    <w:p w14:paraId="0B0AB34A" w14:textId="447B4F15" w:rsidR="008954A0" w:rsidRPr="00967DE8" w:rsidRDefault="008954A0" w:rsidP="00967DE8">
      <w:pPr>
        <w:spacing w:line="480" w:lineRule="auto"/>
        <w:ind w:left="880" w:hanging="440"/>
        <w:jc w:val="both"/>
        <w:rPr>
          <w:rFonts w:ascii="Times New Roman" w:hAnsi="Times New Roman" w:cs="Times New Roman"/>
          <w:color w:val="000000" w:themeColor="text1"/>
          <w:shd w:val="clear" w:color="auto" w:fill="FCFCFC"/>
        </w:rPr>
      </w:pPr>
      <w:proofErr w:type="spellStart"/>
      <w:r w:rsidRPr="00967DE8">
        <w:rPr>
          <w:rFonts w:ascii="Times New Roman" w:hAnsi="Times New Roman" w:cs="Times New Roman"/>
          <w:color w:val="000000" w:themeColor="text1"/>
          <w:shd w:val="clear" w:color="auto" w:fill="FCFCFC"/>
        </w:rPr>
        <w:lastRenderedPageBreak/>
        <w:t>Katricheva</w:t>
      </w:r>
      <w:proofErr w:type="spellEnd"/>
      <w:r w:rsidRPr="00967DE8">
        <w:rPr>
          <w:rFonts w:ascii="Times New Roman" w:hAnsi="Times New Roman" w:cs="Times New Roman"/>
          <w:color w:val="000000" w:themeColor="text1"/>
          <w:shd w:val="clear" w:color="auto" w:fill="FCFCFC"/>
        </w:rPr>
        <w:t xml:space="preserve">, N., </w:t>
      </w:r>
      <w:proofErr w:type="spellStart"/>
      <w:r w:rsidRPr="00967DE8">
        <w:rPr>
          <w:rFonts w:ascii="Times New Roman" w:hAnsi="Times New Roman" w:cs="Times New Roman"/>
          <w:color w:val="000000" w:themeColor="text1"/>
          <w:shd w:val="clear" w:color="auto" w:fill="FCFCFC"/>
        </w:rPr>
        <w:t>Yaskevich</w:t>
      </w:r>
      <w:proofErr w:type="spellEnd"/>
      <w:r w:rsidRPr="00967DE8">
        <w:rPr>
          <w:rFonts w:ascii="Times New Roman" w:hAnsi="Times New Roman" w:cs="Times New Roman"/>
          <w:color w:val="000000" w:themeColor="text1"/>
          <w:shd w:val="clear" w:color="auto" w:fill="FCFCFC"/>
        </w:rPr>
        <w:t xml:space="preserve">, A., </w:t>
      </w:r>
      <w:proofErr w:type="spellStart"/>
      <w:r w:rsidRPr="00967DE8">
        <w:rPr>
          <w:rFonts w:ascii="Times New Roman" w:hAnsi="Times New Roman" w:cs="Times New Roman"/>
          <w:color w:val="000000" w:themeColor="text1"/>
          <w:shd w:val="clear" w:color="auto" w:fill="FCFCFC"/>
        </w:rPr>
        <w:t>Lisitsina</w:t>
      </w:r>
      <w:proofErr w:type="spellEnd"/>
      <w:r w:rsidRPr="00967DE8">
        <w:rPr>
          <w:rFonts w:ascii="Times New Roman" w:hAnsi="Times New Roman" w:cs="Times New Roman"/>
          <w:color w:val="000000" w:themeColor="text1"/>
          <w:shd w:val="clear" w:color="auto" w:fill="FCFCFC"/>
        </w:rPr>
        <w:t xml:space="preserve">, A., </w:t>
      </w:r>
      <w:proofErr w:type="spellStart"/>
      <w:r w:rsidRPr="00967DE8">
        <w:rPr>
          <w:rFonts w:ascii="Times New Roman" w:hAnsi="Times New Roman" w:cs="Times New Roman"/>
          <w:color w:val="000000" w:themeColor="text1"/>
          <w:shd w:val="clear" w:color="auto" w:fill="FCFCFC"/>
        </w:rPr>
        <w:t>Zhordaniya</w:t>
      </w:r>
      <w:proofErr w:type="spellEnd"/>
      <w:r w:rsidRPr="00967DE8">
        <w:rPr>
          <w:rFonts w:ascii="Times New Roman" w:hAnsi="Times New Roman" w:cs="Times New Roman"/>
          <w:color w:val="000000" w:themeColor="text1"/>
          <w:shd w:val="clear" w:color="auto" w:fill="FCFCFC"/>
        </w:rPr>
        <w:t xml:space="preserve">, T., Kutuzov, A., </w:t>
      </w:r>
      <w:proofErr w:type="spellStart"/>
      <w:r w:rsidRPr="00967DE8">
        <w:rPr>
          <w:rFonts w:ascii="Times New Roman" w:hAnsi="Times New Roman" w:cs="Times New Roman"/>
          <w:color w:val="000000" w:themeColor="text1"/>
          <w:shd w:val="clear" w:color="auto" w:fill="FCFCFC"/>
        </w:rPr>
        <w:t>Kuzmenko</w:t>
      </w:r>
      <w:proofErr w:type="spellEnd"/>
      <w:r w:rsidRPr="00967DE8">
        <w:rPr>
          <w:rFonts w:ascii="Times New Roman" w:hAnsi="Times New Roman" w:cs="Times New Roman"/>
          <w:color w:val="000000" w:themeColor="text1"/>
          <w:shd w:val="clear" w:color="auto" w:fill="FCFCFC"/>
        </w:rPr>
        <w:t>, E. (2020). Vec2graph: A Python Library for Visualizing Word Embeddings as Graphs. In</w:t>
      </w:r>
      <w:proofErr w:type="gramStart"/>
      <w:r w:rsidRPr="00967DE8">
        <w:rPr>
          <w:rFonts w:ascii="Times New Roman" w:hAnsi="Times New Roman" w:cs="Times New Roman"/>
          <w:color w:val="000000" w:themeColor="text1"/>
          <w:shd w:val="clear" w:color="auto" w:fill="FCFCFC"/>
        </w:rPr>
        <w:t>: ,</w:t>
      </w:r>
      <w:proofErr w:type="gramEnd"/>
      <w:r w:rsidRPr="00967DE8">
        <w:rPr>
          <w:rFonts w:ascii="Times New Roman" w:hAnsi="Times New Roman" w:cs="Times New Roman"/>
          <w:color w:val="000000" w:themeColor="text1"/>
          <w:shd w:val="clear" w:color="auto" w:fill="FCFCFC"/>
        </w:rPr>
        <w:t> </w:t>
      </w:r>
      <w:r w:rsidRPr="00967DE8">
        <w:rPr>
          <w:rFonts w:ascii="Times New Roman" w:hAnsi="Times New Roman" w:cs="Times New Roman"/>
          <w:i/>
          <w:iCs/>
          <w:color w:val="000000" w:themeColor="text1"/>
          <w:shd w:val="clear" w:color="auto" w:fill="FCFCFC"/>
        </w:rPr>
        <w:t>et al.</w:t>
      </w:r>
      <w:r w:rsidRPr="00967DE8">
        <w:rPr>
          <w:rFonts w:ascii="Times New Roman" w:hAnsi="Times New Roman" w:cs="Times New Roman"/>
          <w:color w:val="000000" w:themeColor="text1"/>
          <w:shd w:val="clear" w:color="auto" w:fill="FCFCFC"/>
        </w:rPr>
        <w:t xml:space="preserve"> Analysis of Images, Social Networks and Texts. AIST 2019. Communications in Computer and Information Science, vol 1086. Springer, Cham. </w:t>
      </w:r>
      <w:hyperlink r:id="rId29" w:history="1">
        <w:r w:rsidRPr="00967DE8">
          <w:rPr>
            <w:rStyle w:val="Hyperlink"/>
            <w:rFonts w:ascii="Times New Roman" w:hAnsi="Times New Roman" w:cs="Times New Roman"/>
            <w:color w:val="000000" w:themeColor="text1"/>
            <w:shd w:val="clear" w:color="auto" w:fill="FCFCFC"/>
          </w:rPr>
          <w:t>https://doi.org/10.1007/978-3-030-39575-9_20</w:t>
        </w:r>
      </w:hyperlink>
    </w:p>
    <w:p w14:paraId="1627B820" w14:textId="6E2B37DB"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Kim, Yoon, et al. “Temporal Analysis of Language through Neural Language Models.” </w:t>
      </w:r>
      <w:r w:rsidRPr="00967DE8">
        <w:rPr>
          <w:rFonts w:ascii="Times New Roman" w:eastAsia="Times New Roman" w:hAnsi="Times New Roman" w:cs="Times New Roman"/>
          <w:i/>
          <w:color w:val="000000" w:themeColor="text1"/>
        </w:rPr>
        <w:t>Proceedings of the ACL 2014 Workshop on Language Technologies and Computational Social Science</w:t>
      </w:r>
      <w:r w:rsidRPr="00967DE8">
        <w:rPr>
          <w:rFonts w:ascii="Times New Roman" w:eastAsia="Times New Roman" w:hAnsi="Times New Roman" w:cs="Times New Roman"/>
          <w:color w:val="000000" w:themeColor="text1"/>
        </w:rPr>
        <w:t xml:space="preserve">, Association for Computational Linguistics, 2014, pp. 61–65. </w:t>
      </w:r>
      <w:r w:rsidRPr="00967DE8">
        <w:rPr>
          <w:rFonts w:ascii="Times New Roman" w:eastAsia="Times New Roman" w:hAnsi="Times New Roman" w:cs="Times New Roman"/>
          <w:i/>
          <w:color w:val="000000" w:themeColor="text1"/>
        </w:rPr>
        <w:t>DOI.org (</w:t>
      </w:r>
      <w:proofErr w:type="spellStart"/>
      <w:r w:rsidRPr="00967DE8">
        <w:rPr>
          <w:rFonts w:ascii="Times New Roman" w:eastAsia="Times New Roman" w:hAnsi="Times New Roman" w:cs="Times New Roman"/>
          <w:i/>
          <w:color w:val="000000" w:themeColor="text1"/>
        </w:rPr>
        <w:t>Crossref</w:t>
      </w:r>
      <w:proofErr w:type="spellEnd"/>
      <w:r w:rsidRPr="00967DE8">
        <w:rPr>
          <w:rFonts w:ascii="Times New Roman" w:eastAsia="Times New Roman" w:hAnsi="Times New Roman" w:cs="Times New Roman"/>
          <w:i/>
          <w:color w:val="000000" w:themeColor="text1"/>
        </w:rPr>
        <w:t>)</w:t>
      </w:r>
      <w:r w:rsidRPr="00967DE8">
        <w:rPr>
          <w:rFonts w:ascii="Times New Roman" w:eastAsia="Times New Roman" w:hAnsi="Times New Roman" w:cs="Times New Roman"/>
          <w:color w:val="000000" w:themeColor="text1"/>
        </w:rPr>
        <w:t>, doi:</w:t>
      </w:r>
      <w:hyperlink r:id="rId30">
        <w:r w:rsidRPr="00967DE8">
          <w:rPr>
            <w:rFonts w:ascii="Times New Roman" w:eastAsia="Times New Roman" w:hAnsi="Times New Roman" w:cs="Times New Roman"/>
            <w:color w:val="000000" w:themeColor="text1"/>
            <w:u w:val="single"/>
          </w:rPr>
          <w:t>10.3115/v1/W14-2517</w:t>
        </w:r>
      </w:hyperlink>
      <w:r w:rsidRPr="00967DE8">
        <w:rPr>
          <w:rFonts w:ascii="Times New Roman" w:eastAsia="Times New Roman" w:hAnsi="Times New Roman" w:cs="Times New Roman"/>
          <w:color w:val="000000" w:themeColor="text1"/>
        </w:rPr>
        <w:t>.</w:t>
      </w:r>
    </w:p>
    <w:p w14:paraId="0CCF53CF" w14:textId="77777777"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Kulkarni, Vivek, et al. “Statistically Significant Detection of Linguistic Change.” </w:t>
      </w:r>
      <w:r w:rsidRPr="00967DE8">
        <w:rPr>
          <w:rFonts w:ascii="Times New Roman" w:eastAsia="Times New Roman" w:hAnsi="Times New Roman" w:cs="Times New Roman"/>
          <w:i/>
          <w:color w:val="000000" w:themeColor="text1"/>
        </w:rPr>
        <w:t>Proceedings of the 24th International Conference on World Wide Web</w:t>
      </w:r>
      <w:r w:rsidRPr="00967DE8">
        <w:rPr>
          <w:rFonts w:ascii="Times New Roman" w:eastAsia="Times New Roman" w:hAnsi="Times New Roman" w:cs="Times New Roman"/>
          <w:color w:val="000000" w:themeColor="text1"/>
        </w:rPr>
        <w:t xml:space="preserve">, International World Wide Web Conferences Steering Committee, 2015, pp. 625–35. </w:t>
      </w:r>
      <w:r w:rsidRPr="00967DE8">
        <w:rPr>
          <w:rFonts w:ascii="Times New Roman" w:eastAsia="Times New Roman" w:hAnsi="Times New Roman" w:cs="Times New Roman"/>
          <w:i/>
          <w:color w:val="000000" w:themeColor="text1"/>
        </w:rPr>
        <w:t>DOI.org (</w:t>
      </w:r>
      <w:proofErr w:type="spellStart"/>
      <w:r w:rsidRPr="00967DE8">
        <w:rPr>
          <w:rFonts w:ascii="Times New Roman" w:eastAsia="Times New Roman" w:hAnsi="Times New Roman" w:cs="Times New Roman"/>
          <w:i/>
          <w:color w:val="000000" w:themeColor="text1"/>
        </w:rPr>
        <w:t>Crossref</w:t>
      </w:r>
      <w:proofErr w:type="spellEnd"/>
      <w:r w:rsidRPr="00967DE8">
        <w:rPr>
          <w:rFonts w:ascii="Times New Roman" w:eastAsia="Times New Roman" w:hAnsi="Times New Roman" w:cs="Times New Roman"/>
          <w:i/>
          <w:color w:val="000000" w:themeColor="text1"/>
        </w:rPr>
        <w:t>)</w:t>
      </w:r>
      <w:r w:rsidRPr="00967DE8">
        <w:rPr>
          <w:rFonts w:ascii="Times New Roman" w:eastAsia="Times New Roman" w:hAnsi="Times New Roman" w:cs="Times New Roman"/>
          <w:color w:val="000000" w:themeColor="text1"/>
        </w:rPr>
        <w:t>, doi:</w:t>
      </w:r>
      <w:hyperlink r:id="rId31">
        <w:r w:rsidRPr="00967DE8">
          <w:rPr>
            <w:rFonts w:ascii="Times New Roman" w:eastAsia="Times New Roman" w:hAnsi="Times New Roman" w:cs="Times New Roman"/>
            <w:color w:val="000000" w:themeColor="text1"/>
            <w:u w:val="single"/>
          </w:rPr>
          <w:t>10.1145/2736277.2741627</w:t>
        </w:r>
      </w:hyperlink>
      <w:r w:rsidRPr="00967DE8">
        <w:rPr>
          <w:rFonts w:ascii="Times New Roman" w:eastAsia="Times New Roman" w:hAnsi="Times New Roman" w:cs="Times New Roman"/>
          <w:color w:val="000000" w:themeColor="text1"/>
        </w:rPr>
        <w:t>.</w:t>
      </w:r>
    </w:p>
    <w:p w14:paraId="683C6698" w14:textId="7038C0BD" w:rsidR="008954A0" w:rsidRPr="00967DE8" w:rsidRDefault="008954A0"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eastAsia="Times New Roman" w:hAnsi="Times New Roman" w:cs="Times New Roman"/>
          <w:color w:val="000000" w:themeColor="text1"/>
        </w:rPr>
        <w:t>Kusner</w:t>
      </w:r>
      <w:proofErr w:type="spellEnd"/>
      <w:r w:rsidRPr="00967DE8">
        <w:rPr>
          <w:rFonts w:ascii="Times New Roman" w:eastAsia="Times New Roman" w:hAnsi="Times New Roman" w:cs="Times New Roman"/>
          <w:color w:val="000000" w:themeColor="text1"/>
        </w:rPr>
        <w:t xml:space="preserve">, M. J., Sun, Y., </w:t>
      </w:r>
      <w:proofErr w:type="spellStart"/>
      <w:r w:rsidRPr="00967DE8">
        <w:rPr>
          <w:rFonts w:ascii="Times New Roman" w:eastAsia="Times New Roman" w:hAnsi="Times New Roman" w:cs="Times New Roman"/>
          <w:color w:val="000000" w:themeColor="text1"/>
        </w:rPr>
        <w:t>Kolkin</w:t>
      </w:r>
      <w:proofErr w:type="spellEnd"/>
      <w:r w:rsidRPr="00967DE8">
        <w:rPr>
          <w:rFonts w:ascii="Times New Roman" w:eastAsia="Times New Roman" w:hAnsi="Times New Roman" w:cs="Times New Roman"/>
          <w:color w:val="000000" w:themeColor="text1"/>
        </w:rPr>
        <w:t xml:space="preserve">, N. I., and Weinberger, K. Q. “From Word Embeddings to Document Distances,” In </w:t>
      </w:r>
      <w:r w:rsidRPr="00967DE8">
        <w:rPr>
          <w:rFonts w:ascii="Times New Roman" w:eastAsia="Times New Roman" w:hAnsi="Times New Roman" w:cs="Times New Roman"/>
          <w:i/>
          <w:color w:val="000000" w:themeColor="text1"/>
        </w:rPr>
        <w:t>Proceedings of the 32nd International Conference on Machine Learning</w:t>
      </w:r>
      <w:r w:rsidRPr="00967DE8">
        <w:rPr>
          <w:rFonts w:ascii="Times New Roman" w:eastAsia="Times New Roman" w:hAnsi="Times New Roman" w:cs="Times New Roman"/>
          <w:color w:val="000000" w:themeColor="text1"/>
        </w:rPr>
        <w:t xml:space="preserve">, </w:t>
      </w:r>
      <w:r w:rsidRPr="00967DE8">
        <w:rPr>
          <w:rFonts w:ascii="Times New Roman" w:eastAsia="Times New Roman" w:hAnsi="Times New Roman" w:cs="Times New Roman"/>
          <w:i/>
          <w:color w:val="000000" w:themeColor="text1"/>
        </w:rPr>
        <w:t>ICML</w:t>
      </w:r>
      <w:r w:rsidRPr="00967DE8">
        <w:rPr>
          <w:rFonts w:ascii="Times New Roman" w:eastAsia="Times New Roman" w:hAnsi="Times New Roman" w:cs="Times New Roman"/>
          <w:color w:val="000000" w:themeColor="text1"/>
        </w:rPr>
        <w:t>, pp. 957–966, 2015.</w:t>
      </w:r>
    </w:p>
    <w:p w14:paraId="0239EF1A" w14:textId="2482B754"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Lesser, Zachary. “Xeroxing the Renaissance: The Material Text of Early Modern Studies.” </w:t>
      </w:r>
      <w:r w:rsidRPr="00967DE8">
        <w:rPr>
          <w:rFonts w:ascii="Times New Roman" w:eastAsia="Times New Roman" w:hAnsi="Times New Roman" w:cs="Times New Roman"/>
          <w:i/>
          <w:color w:val="000000" w:themeColor="text1"/>
        </w:rPr>
        <w:t>Shakespeare Quarterly</w:t>
      </w:r>
      <w:r w:rsidRPr="00967DE8">
        <w:rPr>
          <w:rFonts w:ascii="Times New Roman" w:eastAsia="Times New Roman" w:hAnsi="Times New Roman" w:cs="Times New Roman"/>
          <w:color w:val="000000" w:themeColor="text1"/>
        </w:rPr>
        <w:t xml:space="preserve">, vol. 70, no. 1, Sept. 2019, pp. 3–31. </w:t>
      </w:r>
      <w:r w:rsidRPr="00967DE8">
        <w:rPr>
          <w:rFonts w:ascii="Times New Roman" w:eastAsia="Times New Roman" w:hAnsi="Times New Roman" w:cs="Times New Roman"/>
          <w:i/>
          <w:color w:val="000000" w:themeColor="text1"/>
        </w:rPr>
        <w:t>DOI.org (</w:t>
      </w:r>
      <w:proofErr w:type="spellStart"/>
      <w:r w:rsidRPr="00967DE8">
        <w:rPr>
          <w:rFonts w:ascii="Times New Roman" w:eastAsia="Times New Roman" w:hAnsi="Times New Roman" w:cs="Times New Roman"/>
          <w:i/>
          <w:color w:val="000000" w:themeColor="text1"/>
        </w:rPr>
        <w:t>Crossref</w:t>
      </w:r>
      <w:proofErr w:type="spellEnd"/>
      <w:r w:rsidRPr="00967DE8">
        <w:rPr>
          <w:rFonts w:ascii="Times New Roman" w:eastAsia="Times New Roman" w:hAnsi="Times New Roman" w:cs="Times New Roman"/>
          <w:i/>
          <w:color w:val="000000" w:themeColor="text1"/>
        </w:rPr>
        <w:t>)</w:t>
      </w:r>
      <w:r w:rsidRPr="00967DE8">
        <w:rPr>
          <w:rFonts w:ascii="Times New Roman" w:eastAsia="Times New Roman" w:hAnsi="Times New Roman" w:cs="Times New Roman"/>
          <w:color w:val="000000" w:themeColor="text1"/>
        </w:rPr>
        <w:t>, doi:</w:t>
      </w:r>
      <w:hyperlink r:id="rId32">
        <w:r w:rsidRPr="00967DE8">
          <w:rPr>
            <w:rFonts w:ascii="Times New Roman" w:eastAsia="Times New Roman" w:hAnsi="Times New Roman" w:cs="Times New Roman"/>
            <w:color w:val="000000" w:themeColor="text1"/>
            <w:u w:val="single"/>
          </w:rPr>
          <w:t>10.1093/sq/quz001</w:t>
        </w:r>
      </w:hyperlink>
      <w:r w:rsidRPr="00967DE8">
        <w:rPr>
          <w:rFonts w:ascii="Times New Roman" w:eastAsia="Times New Roman" w:hAnsi="Times New Roman" w:cs="Times New Roman"/>
          <w:color w:val="000000" w:themeColor="text1"/>
        </w:rPr>
        <w:t>.</w:t>
      </w:r>
    </w:p>
    <w:p w14:paraId="45BFD720" w14:textId="6BACB6A5" w:rsidR="008371D2" w:rsidRPr="00967DE8" w:rsidRDefault="008371D2"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highlight w:val="white"/>
        </w:rPr>
        <w:t xml:space="preserve">Lin, Jianhua. "Divergence Measures Based on the Shannon Entropy." </w:t>
      </w:r>
      <w:r w:rsidRPr="00967DE8">
        <w:rPr>
          <w:rFonts w:ascii="Times New Roman" w:eastAsia="Times New Roman" w:hAnsi="Times New Roman" w:cs="Times New Roman"/>
          <w:i/>
          <w:color w:val="000000" w:themeColor="text1"/>
          <w:highlight w:val="white"/>
        </w:rPr>
        <w:t>IEEE Transactions on Information Theory</w:t>
      </w:r>
      <w:r w:rsidRPr="00967DE8">
        <w:rPr>
          <w:rFonts w:ascii="Times New Roman" w:eastAsia="Times New Roman" w:hAnsi="Times New Roman" w:cs="Times New Roman"/>
          <w:color w:val="000000" w:themeColor="text1"/>
          <w:highlight w:val="white"/>
        </w:rPr>
        <w:t xml:space="preserve"> 37.1 (1991): 145-151.</w:t>
      </w:r>
    </w:p>
    <w:p w14:paraId="25D6F057" w14:textId="687221D4" w:rsidR="00651832" w:rsidRPr="00967DE8" w:rsidRDefault="00651832"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hAnsi="Times New Roman" w:cs="Times New Roman"/>
          <w:color w:val="000000" w:themeColor="text1"/>
        </w:rPr>
        <w:t xml:space="preserve">McCollough, Aaron, and Zachary Lesser. “Xeroxing the Renaissance: The Material Text of Early Modern Studies,” </w:t>
      </w:r>
      <w:r w:rsidRPr="00967DE8">
        <w:rPr>
          <w:rFonts w:ascii="Times New Roman" w:hAnsi="Times New Roman" w:cs="Times New Roman"/>
          <w:i/>
          <w:color w:val="000000" w:themeColor="text1"/>
        </w:rPr>
        <w:t xml:space="preserve">Folger Shakespeare Library, </w:t>
      </w:r>
      <w:r w:rsidRPr="00967DE8">
        <w:rPr>
          <w:rFonts w:ascii="Times New Roman" w:hAnsi="Times New Roman" w:cs="Times New Roman"/>
          <w:color w:val="000000" w:themeColor="text1"/>
        </w:rPr>
        <w:t>2019.</w:t>
      </w:r>
    </w:p>
    <w:p w14:paraId="1740BE8B" w14:textId="4888AB5E" w:rsidR="002055CB" w:rsidRPr="002055CB" w:rsidRDefault="002055CB" w:rsidP="00967DE8">
      <w:pPr>
        <w:spacing w:line="480" w:lineRule="auto"/>
        <w:ind w:left="880" w:hanging="440"/>
        <w:jc w:val="both"/>
        <w:rPr>
          <w:rFonts w:ascii="Times New Roman" w:eastAsia="Times New Roman" w:hAnsi="Times New Roman" w:cs="Times New Roman"/>
          <w:color w:val="000000" w:themeColor="text1"/>
        </w:rPr>
      </w:pPr>
      <w:r w:rsidRPr="002055CB">
        <w:rPr>
          <w:rFonts w:ascii="Times New Roman" w:hAnsi="Times New Roman" w:cs="Times New Roman"/>
          <w:color w:val="000000" w:themeColor="text1"/>
          <w:shd w:val="clear" w:color="auto" w:fill="FFFFFF"/>
        </w:rPr>
        <w:lastRenderedPageBreak/>
        <w:t xml:space="preserve">Meeks, Elijah, and Scott B. </w:t>
      </w:r>
      <w:proofErr w:type="spellStart"/>
      <w:r w:rsidRPr="002055CB">
        <w:rPr>
          <w:rFonts w:ascii="Times New Roman" w:hAnsi="Times New Roman" w:cs="Times New Roman"/>
          <w:color w:val="000000" w:themeColor="text1"/>
          <w:shd w:val="clear" w:color="auto" w:fill="FFFFFF"/>
        </w:rPr>
        <w:t>Weingart</w:t>
      </w:r>
      <w:proofErr w:type="spellEnd"/>
      <w:r w:rsidRPr="002055CB">
        <w:rPr>
          <w:rFonts w:ascii="Times New Roman" w:hAnsi="Times New Roman" w:cs="Times New Roman"/>
          <w:color w:val="000000" w:themeColor="text1"/>
          <w:shd w:val="clear" w:color="auto" w:fill="FFFFFF"/>
        </w:rPr>
        <w:t>. "The digital humanities contribution to topic modeling." </w:t>
      </w:r>
      <w:r w:rsidRPr="002055CB">
        <w:rPr>
          <w:rFonts w:ascii="Times New Roman" w:hAnsi="Times New Roman" w:cs="Times New Roman"/>
          <w:i/>
          <w:iCs/>
          <w:color w:val="000000" w:themeColor="text1"/>
          <w:shd w:val="clear" w:color="auto" w:fill="FFFFFF"/>
        </w:rPr>
        <w:t>Journal of Digital Humanities</w:t>
      </w:r>
      <w:r w:rsidRPr="002055CB">
        <w:rPr>
          <w:rFonts w:ascii="Times New Roman" w:hAnsi="Times New Roman" w:cs="Times New Roman"/>
          <w:color w:val="000000" w:themeColor="text1"/>
          <w:shd w:val="clear" w:color="auto" w:fill="FFFFFF"/>
        </w:rPr>
        <w:t> 2, no. 1 (2012): 1-6.</w:t>
      </w:r>
    </w:p>
    <w:p w14:paraId="03967631" w14:textId="1C76DE74"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eastAsia="Times New Roman" w:hAnsi="Times New Roman" w:cs="Times New Roman"/>
          <w:color w:val="000000" w:themeColor="text1"/>
        </w:rPr>
        <w:t>Mikolov</w:t>
      </w:r>
      <w:proofErr w:type="spellEnd"/>
      <w:r w:rsidRPr="00967DE8">
        <w:rPr>
          <w:rFonts w:ascii="Times New Roman" w:eastAsia="Times New Roman" w:hAnsi="Times New Roman" w:cs="Times New Roman"/>
          <w:color w:val="000000" w:themeColor="text1"/>
        </w:rPr>
        <w:t xml:space="preserve">, Tomas, et al. “Efficient Estimation of Word Representations in Vector Space.” </w:t>
      </w:r>
      <w:r w:rsidRPr="00967DE8">
        <w:rPr>
          <w:rFonts w:ascii="Times New Roman" w:eastAsia="Times New Roman" w:hAnsi="Times New Roman" w:cs="Times New Roman"/>
          <w:i/>
          <w:color w:val="000000" w:themeColor="text1"/>
        </w:rPr>
        <w:t>ArXiv:1301.3781 [Cs]</w:t>
      </w:r>
      <w:r w:rsidRPr="00967DE8">
        <w:rPr>
          <w:rFonts w:ascii="Times New Roman" w:eastAsia="Times New Roman" w:hAnsi="Times New Roman" w:cs="Times New Roman"/>
          <w:color w:val="000000" w:themeColor="text1"/>
        </w:rPr>
        <w:t xml:space="preserve">, Sept. 2013. </w:t>
      </w:r>
      <w:r w:rsidRPr="00967DE8">
        <w:rPr>
          <w:rFonts w:ascii="Times New Roman" w:eastAsia="Times New Roman" w:hAnsi="Times New Roman" w:cs="Times New Roman"/>
          <w:i/>
          <w:color w:val="000000" w:themeColor="text1"/>
        </w:rPr>
        <w:t>arXiv.org</w:t>
      </w:r>
      <w:r w:rsidRPr="00967DE8">
        <w:rPr>
          <w:rFonts w:ascii="Times New Roman" w:eastAsia="Times New Roman" w:hAnsi="Times New Roman" w:cs="Times New Roman"/>
          <w:color w:val="000000" w:themeColor="text1"/>
        </w:rPr>
        <w:t>,</w:t>
      </w:r>
      <w:hyperlink r:id="rId33">
        <w:r w:rsidRPr="00967DE8">
          <w:rPr>
            <w:rFonts w:ascii="Times New Roman" w:eastAsia="Times New Roman" w:hAnsi="Times New Roman" w:cs="Times New Roman"/>
            <w:color w:val="000000" w:themeColor="text1"/>
          </w:rPr>
          <w:t xml:space="preserve"> </w:t>
        </w:r>
      </w:hyperlink>
      <w:hyperlink r:id="rId34">
        <w:r w:rsidRPr="00967DE8">
          <w:rPr>
            <w:rFonts w:ascii="Times New Roman" w:eastAsia="Times New Roman" w:hAnsi="Times New Roman" w:cs="Times New Roman"/>
            <w:color w:val="000000" w:themeColor="text1"/>
            <w:u w:val="single"/>
          </w:rPr>
          <w:t>http://arxiv.org/abs/1301.3781</w:t>
        </w:r>
      </w:hyperlink>
      <w:r w:rsidRPr="00967DE8">
        <w:rPr>
          <w:rFonts w:ascii="Times New Roman" w:eastAsia="Times New Roman" w:hAnsi="Times New Roman" w:cs="Times New Roman"/>
          <w:color w:val="000000" w:themeColor="text1"/>
        </w:rPr>
        <w:t>.</w:t>
      </w:r>
    </w:p>
    <w:p w14:paraId="3E40DCB1" w14:textId="176B9749"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Mueller, Martin. </w:t>
      </w:r>
      <w:r w:rsidRPr="00967DE8">
        <w:rPr>
          <w:rFonts w:ascii="Times New Roman" w:eastAsia="Times New Roman" w:hAnsi="Times New Roman" w:cs="Times New Roman"/>
          <w:i/>
          <w:color w:val="000000" w:themeColor="text1"/>
        </w:rPr>
        <w:t>Towards a Book of English: A Linguistically Annotated Corpus of the EEBO-TCP Texts</w:t>
      </w:r>
      <w:r w:rsidRPr="00967DE8">
        <w:rPr>
          <w:rFonts w:ascii="Times New Roman" w:eastAsia="Times New Roman" w:hAnsi="Times New Roman" w:cs="Times New Roman"/>
          <w:color w:val="000000" w:themeColor="text1"/>
        </w:rPr>
        <w:t>. 2012.</w:t>
      </w:r>
    </w:p>
    <w:p w14:paraId="159780B9" w14:textId="7031EB55" w:rsidR="008954A0" w:rsidRPr="00967DE8" w:rsidRDefault="008954A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highlight w:val="white"/>
        </w:rPr>
        <w:t xml:space="preserve">Nikita, </w:t>
      </w:r>
      <w:proofErr w:type="spellStart"/>
      <w:r w:rsidRPr="00967DE8">
        <w:rPr>
          <w:rFonts w:ascii="Times New Roman" w:eastAsia="Times New Roman" w:hAnsi="Times New Roman" w:cs="Times New Roman"/>
          <w:color w:val="000000" w:themeColor="text1"/>
          <w:highlight w:val="white"/>
        </w:rPr>
        <w:t>Murzintcev</w:t>
      </w:r>
      <w:proofErr w:type="spellEnd"/>
      <w:r w:rsidRPr="00967DE8">
        <w:rPr>
          <w:rFonts w:ascii="Times New Roman" w:eastAsia="Times New Roman" w:hAnsi="Times New Roman" w:cs="Times New Roman"/>
          <w:color w:val="000000" w:themeColor="text1"/>
          <w:highlight w:val="white"/>
        </w:rPr>
        <w:t>. "</w:t>
      </w:r>
      <w:proofErr w:type="spellStart"/>
      <w:r w:rsidRPr="00967DE8">
        <w:rPr>
          <w:rFonts w:ascii="Times New Roman" w:eastAsia="Times New Roman" w:hAnsi="Times New Roman" w:cs="Times New Roman"/>
          <w:color w:val="000000" w:themeColor="text1"/>
          <w:highlight w:val="white"/>
        </w:rPr>
        <w:t>Ldatuning</w:t>
      </w:r>
      <w:proofErr w:type="spellEnd"/>
      <w:r w:rsidRPr="00967DE8">
        <w:rPr>
          <w:rFonts w:ascii="Times New Roman" w:eastAsia="Times New Roman" w:hAnsi="Times New Roman" w:cs="Times New Roman"/>
          <w:color w:val="000000" w:themeColor="text1"/>
          <w:highlight w:val="white"/>
        </w:rPr>
        <w:t xml:space="preserve">: Tuning of the Latent Dirichlet Allocation Models Parameters." </w:t>
      </w:r>
      <w:r w:rsidRPr="00967DE8">
        <w:rPr>
          <w:rFonts w:ascii="Times New Roman" w:eastAsia="Times New Roman" w:hAnsi="Times New Roman" w:cs="Times New Roman"/>
          <w:i/>
          <w:color w:val="000000" w:themeColor="text1"/>
          <w:highlight w:val="white"/>
        </w:rPr>
        <w:t xml:space="preserve">R Package Version 0.2-0, URL https://CRAN. R-project. org/package= </w:t>
      </w:r>
      <w:proofErr w:type="spellStart"/>
      <w:r w:rsidRPr="00967DE8">
        <w:rPr>
          <w:rFonts w:ascii="Times New Roman" w:eastAsia="Times New Roman" w:hAnsi="Times New Roman" w:cs="Times New Roman"/>
          <w:i/>
          <w:color w:val="000000" w:themeColor="text1"/>
          <w:highlight w:val="white"/>
        </w:rPr>
        <w:t>ldatuning</w:t>
      </w:r>
      <w:proofErr w:type="spellEnd"/>
      <w:r w:rsidRPr="00967DE8">
        <w:rPr>
          <w:rFonts w:ascii="Times New Roman" w:eastAsia="Times New Roman" w:hAnsi="Times New Roman" w:cs="Times New Roman"/>
          <w:color w:val="000000" w:themeColor="text1"/>
          <w:highlight w:val="white"/>
        </w:rPr>
        <w:t xml:space="preserve"> (2016).</w:t>
      </w:r>
    </w:p>
    <w:p w14:paraId="204D3BD0" w14:textId="7695DF73" w:rsidR="00AB3701" w:rsidRPr="00967DE8" w:rsidRDefault="00AB3701" w:rsidP="00967DE8">
      <w:pPr>
        <w:spacing w:line="480" w:lineRule="auto"/>
        <w:ind w:left="880" w:hanging="440"/>
        <w:jc w:val="both"/>
        <w:rPr>
          <w:rFonts w:ascii="Times New Roman" w:hAnsi="Times New Roman" w:cs="Times New Roman"/>
          <w:color w:val="000000" w:themeColor="text1"/>
          <w:shd w:val="clear" w:color="auto" w:fill="FFFFFF"/>
        </w:rPr>
      </w:pPr>
      <w:proofErr w:type="spellStart"/>
      <w:r w:rsidRPr="00967DE8">
        <w:rPr>
          <w:rFonts w:ascii="Times New Roman" w:hAnsi="Times New Roman" w:cs="Times New Roman"/>
          <w:color w:val="000000" w:themeColor="text1"/>
          <w:shd w:val="clear" w:color="auto" w:fill="FFFFFF"/>
        </w:rPr>
        <w:t>Pechenick</w:t>
      </w:r>
      <w:proofErr w:type="spellEnd"/>
      <w:r w:rsidRPr="00967DE8">
        <w:rPr>
          <w:rFonts w:ascii="Times New Roman" w:hAnsi="Times New Roman" w:cs="Times New Roman"/>
          <w:color w:val="000000" w:themeColor="text1"/>
          <w:shd w:val="clear" w:color="auto" w:fill="FFFFFF"/>
        </w:rPr>
        <w:t xml:space="preserve">, Eitan Adam, Christopher M. Danforth, and Peter Sheridan </w:t>
      </w:r>
      <w:proofErr w:type="spellStart"/>
      <w:r w:rsidRPr="00967DE8">
        <w:rPr>
          <w:rFonts w:ascii="Times New Roman" w:hAnsi="Times New Roman" w:cs="Times New Roman"/>
          <w:color w:val="000000" w:themeColor="text1"/>
          <w:shd w:val="clear" w:color="auto" w:fill="FFFFFF"/>
        </w:rPr>
        <w:t>Dodds</w:t>
      </w:r>
      <w:proofErr w:type="spellEnd"/>
      <w:r w:rsidRPr="00967DE8">
        <w:rPr>
          <w:rFonts w:ascii="Times New Roman" w:hAnsi="Times New Roman" w:cs="Times New Roman"/>
          <w:color w:val="000000" w:themeColor="text1"/>
          <w:shd w:val="clear" w:color="auto" w:fill="FFFFFF"/>
        </w:rPr>
        <w:t>. "Characterizing the Google Books corpus: Strong limits to inferences of socio-cultural and linguistic evolution." </w:t>
      </w:r>
      <w:proofErr w:type="spellStart"/>
      <w:r w:rsidRPr="00967DE8">
        <w:rPr>
          <w:rFonts w:ascii="Times New Roman" w:hAnsi="Times New Roman" w:cs="Times New Roman"/>
          <w:i/>
          <w:iCs/>
          <w:color w:val="000000" w:themeColor="text1"/>
          <w:shd w:val="clear" w:color="auto" w:fill="FFFFFF"/>
        </w:rPr>
        <w:t>PloS</w:t>
      </w:r>
      <w:proofErr w:type="spellEnd"/>
      <w:r w:rsidRPr="00967DE8">
        <w:rPr>
          <w:rFonts w:ascii="Times New Roman" w:hAnsi="Times New Roman" w:cs="Times New Roman"/>
          <w:i/>
          <w:iCs/>
          <w:color w:val="000000" w:themeColor="text1"/>
          <w:shd w:val="clear" w:color="auto" w:fill="FFFFFF"/>
        </w:rPr>
        <w:t xml:space="preserve"> one</w:t>
      </w:r>
      <w:r w:rsidRPr="00967DE8">
        <w:rPr>
          <w:rFonts w:ascii="Times New Roman" w:hAnsi="Times New Roman" w:cs="Times New Roman"/>
          <w:color w:val="000000" w:themeColor="text1"/>
          <w:shd w:val="clear" w:color="auto" w:fill="FFFFFF"/>
        </w:rPr>
        <w:t> 10, no. 10 (2015): e0137041.</w:t>
      </w:r>
    </w:p>
    <w:p w14:paraId="6EAA45CC" w14:textId="7D0E517B" w:rsidR="008371D2" w:rsidRPr="00967DE8" w:rsidRDefault="008371D2" w:rsidP="00967DE8">
      <w:pPr>
        <w:spacing w:line="480" w:lineRule="auto"/>
        <w:ind w:left="880" w:hanging="440"/>
        <w:jc w:val="both"/>
        <w:rPr>
          <w:rFonts w:ascii="Times New Roman" w:hAnsi="Times New Roman" w:cs="Times New Roman"/>
          <w:color w:val="000000" w:themeColor="text1"/>
          <w:shd w:val="clear" w:color="auto" w:fill="FFFFFF"/>
        </w:rPr>
      </w:pPr>
      <w:r w:rsidRPr="00967DE8">
        <w:rPr>
          <w:rFonts w:ascii="Times New Roman" w:hAnsi="Times New Roman" w:cs="Times New Roman"/>
          <w:color w:val="000000" w:themeColor="text1"/>
          <w:shd w:val="clear" w:color="auto" w:fill="FFFFFF"/>
        </w:rPr>
        <w:t>Roberts, Margaret E., Brandon M. Stewart, and Dustin Tingley. "</w:t>
      </w:r>
      <w:proofErr w:type="spellStart"/>
      <w:r w:rsidRPr="00967DE8">
        <w:rPr>
          <w:rFonts w:ascii="Times New Roman" w:hAnsi="Times New Roman" w:cs="Times New Roman"/>
          <w:color w:val="000000" w:themeColor="text1"/>
          <w:shd w:val="clear" w:color="auto" w:fill="FFFFFF"/>
        </w:rPr>
        <w:t>Stm</w:t>
      </w:r>
      <w:proofErr w:type="spellEnd"/>
      <w:r w:rsidRPr="00967DE8">
        <w:rPr>
          <w:rFonts w:ascii="Times New Roman" w:hAnsi="Times New Roman" w:cs="Times New Roman"/>
          <w:color w:val="000000" w:themeColor="text1"/>
          <w:shd w:val="clear" w:color="auto" w:fill="FFFFFF"/>
        </w:rPr>
        <w:t>: An R package for structural topic models." </w:t>
      </w:r>
      <w:r w:rsidRPr="00967DE8">
        <w:rPr>
          <w:rFonts w:ascii="Times New Roman" w:hAnsi="Times New Roman" w:cs="Times New Roman"/>
          <w:i/>
          <w:iCs/>
          <w:color w:val="000000" w:themeColor="text1"/>
          <w:shd w:val="clear" w:color="auto" w:fill="FFFFFF"/>
        </w:rPr>
        <w:t>Journal of Statistical Software</w:t>
      </w:r>
      <w:r w:rsidRPr="00967DE8">
        <w:rPr>
          <w:rFonts w:ascii="Times New Roman" w:hAnsi="Times New Roman" w:cs="Times New Roman"/>
          <w:color w:val="000000" w:themeColor="text1"/>
          <w:shd w:val="clear" w:color="auto" w:fill="FFFFFF"/>
        </w:rPr>
        <w:t> 91 (2019): 1-40.</w:t>
      </w:r>
    </w:p>
    <w:p w14:paraId="02CA6D5F" w14:textId="2AD27D86" w:rsidR="00AB3701" w:rsidRPr="00967DE8" w:rsidRDefault="00AB3701"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Schmidt et al., “Uncontrolled Corpus Composition Drives an Apparent Surge in Cognitive Distortions,” </w:t>
      </w:r>
      <w:r w:rsidRPr="00967DE8">
        <w:rPr>
          <w:rFonts w:ascii="Times New Roman" w:eastAsia="Times New Roman" w:hAnsi="Times New Roman" w:cs="Times New Roman"/>
          <w:i/>
          <w:iCs/>
          <w:color w:val="000000" w:themeColor="text1"/>
        </w:rPr>
        <w:t>PNAS</w:t>
      </w:r>
      <w:r w:rsidRPr="00967DE8">
        <w:rPr>
          <w:rFonts w:ascii="Times New Roman" w:eastAsia="Times New Roman" w:hAnsi="Times New Roman" w:cs="Times New Roman"/>
          <w:color w:val="000000" w:themeColor="text1"/>
        </w:rPr>
        <w:t>, Vol. 118 No. 45 (2021): 1-2.</w:t>
      </w:r>
    </w:p>
    <w:p w14:paraId="734FA023" w14:textId="575E9DEA" w:rsidR="0096592A" w:rsidRPr="00967DE8" w:rsidRDefault="0096592A"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hAnsi="Times New Roman" w:cs="Times New Roman"/>
          <w:color w:val="000000" w:themeColor="text1"/>
        </w:rPr>
        <w:t xml:space="preserve">Shoemaker, Tyler. “Literalism: Reading Machines Reading,” </w:t>
      </w:r>
      <w:r w:rsidRPr="00967DE8">
        <w:rPr>
          <w:rFonts w:ascii="Times New Roman" w:hAnsi="Times New Roman" w:cs="Times New Roman"/>
          <w:i/>
          <w:iCs/>
          <w:color w:val="000000" w:themeColor="text1"/>
        </w:rPr>
        <w:t>UC Santa Barbara</w:t>
      </w:r>
      <w:r w:rsidRPr="00967DE8">
        <w:rPr>
          <w:rFonts w:ascii="Times New Roman" w:hAnsi="Times New Roman" w:cs="Times New Roman"/>
          <w:color w:val="000000" w:themeColor="text1"/>
        </w:rPr>
        <w:t>, 2020</w:t>
      </w:r>
      <w:r w:rsidRPr="00967DE8">
        <w:rPr>
          <w:rFonts w:ascii="Times New Roman" w:hAnsi="Times New Roman" w:cs="Times New Roman"/>
          <w:i/>
          <w:iCs/>
          <w:color w:val="000000" w:themeColor="text1"/>
        </w:rPr>
        <w:t xml:space="preserve"> </w:t>
      </w:r>
      <w:r w:rsidRPr="00967DE8">
        <w:rPr>
          <w:rFonts w:ascii="Times New Roman" w:hAnsi="Times New Roman" w:cs="Times New Roman"/>
          <w:color w:val="000000" w:themeColor="text1"/>
        </w:rPr>
        <w:t>(Dissertation).</w:t>
      </w:r>
    </w:p>
    <w:p w14:paraId="595F472F" w14:textId="0AC99B18"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r w:rsidRPr="00967DE8">
        <w:rPr>
          <w:rFonts w:ascii="Times New Roman" w:eastAsia="Times New Roman" w:hAnsi="Times New Roman" w:cs="Times New Roman"/>
          <w:color w:val="000000" w:themeColor="text1"/>
        </w:rPr>
        <w:t xml:space="preserve">Sievert, Carson, and Kenneth Shirley. “LDAvis: A Method for Visualizing and Interpreting Topics.” </w:t>
      </w:r>
      <w:r w:rsidRPr="00967DE8">
        <w:rPr>
          <w:rFonts w:ascii="Times New Roman" w:eastAsia="Times New Roman" w:hAnsi="Times New Roman" w:cs="Times New Roman"/>
          <w:i/>
          <w:color w:val="000000" w:themeColor="text1"/>
        </w:rPr>
        <w:t>Proceedings of the Workshop on Interactive Language Learning, Visualization, and Interfaces</w:t>
      </w:r>
      <w:r w:rsidRPr="00967DE8">
        <w:rPr>
          <w:rFonts w:ascii="Times New Roman" w:eastAsia="Times New Roman" w:hAnsi="Times New Roman" w:cs="Times New Roman"/>
          <w:color w:val="000000" w:themeColor="text1"/>
        </w:rPr>
        <w:t xml:space="preserve">, Association for Computational Linguistics, 2014, pp. 63–70. </w:t>
      </w:r>
      <w:r w:rsidRPr="00967DE8">
        <w:rPr>
          <w:rFonts w:ascii="Times New Roman" w:eastAsia="Times New Roman" w:hAnsi="Times New Roman" w:cs="Times New Roman"/>
          <w:i/>
          <w:color w:val="000000" w:themeColor="text1"/>
        </w:rPr>
        <w:t>DOI.org (</w:t>
      </w:r>
      <w:proofErr w:type="spellStart"/>
      <w:r w:rsidRPr="00967DE8">
        <w:rPr>
          <w:rFonts w:ascii="Times New Roman" w:eastAsia="Times New Roman" w:hAnsi="Times New Roman" w:cs="Times New Roman"/>
          <w:i/>
          <w:color w:val="000000" w:themeColor="text1"/>
        </w:rPr>
        <w:t>Crossref</w:t>
      </w:r>
      <w:proofErr w:type="spellEnd"/>
      <w:r w:rsidRPr="00967DE8">
        <w:rPr>
          <w:rFonts w:ascii="Times New Roman" w:eastAsia="Times New Roman" w:hAnsi="Times New Roman" w:cs="Times New Roman"/>
          <w:i/>
          <w:color w:val="000000" w:themeColor="text1"/>
        </w:rPr>
        <w:t>)</w:t>
      </w:r>
      <w:r w:rsidRPr="00967DE8">
        <w:rPr>
          <w:rFonts w:ascii="Times New Roman" w:eastAsia="Times New Roman" w:hAnsi="Times New Roman" w:cs="Times New Roman"/>
          <w:color w:val="000000" w:themeColor="text1"/>
        </w:rPr>
        <w:t>, doi:</w:t>
      </w:r>
      <w:hyperlink r:id="rId35">
        <w:r w:rsidRPr="00967DE8">
          <w:rPr>
            <w:rFonts w:ascii="Times New Roman" w:eastAsia="Times New Roman" w:hAnsi="Times New Roman" w:cs="Times New Roman"/>
            <w:color w:val="000000" w:themeColor="text1"/>
            <w:u w:val="single"/>
          </w:rPr>
          <w:t>10.3115/v1/W14-3110</w:t>
        </w:r>
      </w:hyperlink>
      <w:r w:rsidRPr="00967DE8">
        <w:rPr>
          <w:rFonts w:ascii="Times New Roman" w:eastAsia="Times New Roman" w:hAnsi="Times New Roman" w:cs="Times New Roman"/>
          <w:color w:val="000000" w:themeColor="text1"/>
        </w:rPr>
        <w:t>.</w:t>
      </w:r>
    </w:p>
    <w:p w14:paraId="5D4964B7" w14:textId="143E8098" w:rsidR="00903C0C" w:rsidRPr="00967DE8" w:rsidRDefault="00903C0C" w:rsidP="00967DE8">
      <w:pPr>
        <w:spacing w:line="480" w:lineRule="auto"/>
        <w:ind w:left="880" w:hanging="440"/>
        <w:jc w:val="both"/>
        <w:rPr>
          <w:rFonts w:ascii="Times New Roman" w:hAnsi="Times New Roman" w:cs="Times New Roman"/>
          <w:color w:val="000000" w:themeColor="text1"/>
          <w:shd w:val="clear" w:color="auto" w:fill="FFFFFF"/>
        </w:rPr>
      </w:pPr>
      <w:r w:rsidRPr="00967DE8">
        <w:rPr>
          <w:rFonts w:ascii="Times New Roman" w:hAnsi="Times New Roman" w:cs="Times New Roman"/>
          <w:color w:val="000000" w:themeColor="text1"/>
          <w:shd w:val="clear" w:color="auto" w:fill="FFFFFF"/>
        </w:rPr>
        <w:lastRenderedPageBreak/>
        <w:t>Staley, David J. </w:t>
      </w:r>
      <w:r w:rsidRPr="00967DE8">
        <w:rPr>
          <w:rFonts w:ascii="Times New Roman" w:hAnsi="Times New Roman" w:cs="Times New Roman"/>
          <w:i/>
          <w:iCs/>
          <w:color w:val="000000" w:themeColor="text1"/>
          <w:shd w:val="clear" w:color="auto" w:fill="FFFFFF"/>
        </w:rPr>
        <w:t>Computers, visualization, and history: How new technology will transform our understanding of the past</w:t>
      </w:r>
      <w:r w:rsidRPr="00967DE8">
        <w:rPr>
          <w:rFonts w:ascii="Times New Roman" w:hAnsi="Times New Roman" w:cs="Times New Roman"/>
          <w:color w:val="000000" w:themeColor="text1"/>
          <w:shd w:val="clear" w:color="auto" w:fill="FFFFFF"/>
        </w:rPr>
        <w:t>. Routledge, 2015.</w:t>
      </w:r>
    </w:p>
    <w:p w14:paraId="3CD7F779" w14:textId="2D24B85C" w:rsidR="008954A0" w:rsidRPr="00967DE8" w:rsidRDefault="008954A0" w:rsidP="00967DE8">
      <w:pPr>
        <w:spacing w:line="480" w:lineRule="auto"/>
        <w:ind w:left="880" w:hanging="440"/>
        <w:jc w:val="both"/>
        <w:rPr>
          <w:rFonts w:ascii="Times New Roman" w:hAnsi="Times New Roman" w:cs="Times New Roman"/>
          <w:color w:val="000000" w:themeColor="text1"/>
          <w:shd w:val="clear" w:color="auto" w:fill="FFFFFF"/>
        </w:rPr>
      </w:pPr>
      <w:r w:rsidRPr="00967DE8">
        <w:rPr>
          <w:rFonts w:ascii="Times New Roman" w:eastAsia="Times New Roman" w:hAnsi="Times New Roman" w:cs="Times New Roman"/>
          <w:color w:val="000000" w:themeColor="text1"/>
          <w:highlight w:val="white"/>
        </w:rPr>
        <w:t xml:space="preserve">Wang, </w:t>
      </w:r>
      <w:proofErr w:type="spellStart"/>
      <w:r w:rsidRPr="00967DE8">
        <w:rPr>
          <w:rFonts w:ascii="Times New Roman" w:eastAsia="Times New Roman" w:hAnsi="Times New Roman" w:cs="Times New Roman"/>
          <w:color w:val="000000" w:themeColor="text1"/>
          <w:highlight w:val="white"/>
        </w:rPr>
        <w:t>Wenlin</w:t>
      </w:r>
      <w:proofErr w:type="spellEnd"/>
      <w:r w:rsidRPr="00967DE8">
        <w:rPr>
          <w:rFonts w:ascii="Times New Roman" w:eastAsia="Times New Roman" w:hAnsi="Times New Roman" w:cs="Times New Roman"/>
          <w:color w:val="000000" w:themeColor="text1"/>
          <w:highlight w:val="white"/>
        </w:rPr>
        <w:t xml:space="preserve">, et al. "Topic Compositional Neural Language Model." </w:t>
      </w:r>
      <w:r w:rsidRPr="00967DE8">
        <w:rPr>
          <w:rFonts w:ascii="Times New Roman" w:eastAsia="Times New Roman" w:hAnsi="Times New Roman" w:cs="Times New Roman"/>
          <w:i/>
          <w:color w:val="000000" w:themeColor="text1"/>
          <w:highlight w:val="white"/>
        </w:rPr>
        <w:t>International Conference on Artificial Intelligence and Statistics</w:t>
      </w:r>
      <w:r w:rsidRPr="00967DE8">
        <w:rPr>
          <w:rFonts w:ascii="Times New Roman" w:eastAsia="Times New Roman" w:hAnsi="Times New Roman" w:cs="Times New Roman"/>
          <w:color w:val="000000" w:themeColor="text1"/>
          <w:highlight w:val="white"/>
        </w:rPr>
        <w:t>. PMLR, 2018</w:t>
      </w:r>
      <w:r w:rsidRPr="00967DE8">
        <w:rPr>
          <w:rFonts w:ascii="Times New Roman" w:eastAsia="Times New Roman" w:hAnsi="Times New Roman" w:cs="Times New Roman"/>
          <w:color w:val="000000" w:themeColor="text1"/>
        </w:rPr>
        <w:t>.</w:t>
      </w:r>
    </w:p>
    <w:p w14:paraId="373ABF46" w14:textId="1A3D083C" w:rsidR="004E7A7C" w:rsidRPr="00967DE8" w:rsidRDefault="00000000" w:rsidP="00967DE8">
      <w:pPr>
        <w:spacing w:line="480" w:lineRule="auto"/>
        <w:ind w:left="880" w:hanging="440"/>
        <w:jc w:val="both"/>
        <w:rPr>
          <w:rFonts w:ascii="Times New Roman" w:eastAsia="Times New Roman" w:hAnsi="Times New Roman" w:cs="Times New Roman"/>
          <w:color w:val="000000" w:themeColor="text1"/>
        </w:rPr>
      </w:pPr>
      <w:proofErr w:type="spellStart"/>
      <w:r w:rsidRPr="00967DE8">
        <w:rPr>
          <w:rFonts w:ascii="Times New Roman" w:eastAsia="Times New Roman" w:hAnsi="Times New Roman" w:cs="Times New Roman"/>
          <w:color w:val="000000" w:themeColor="text1"/>
        </w:rPr>
        <w:t>Welzenbach</w:t>
      </w:r>
      <w:proofErr w:type="spellEnd"/>
      <w:r w:rsidRPr="00967DE8">
        <w:rPr>
          <w:rFonts w:ascii="Times New Roman" w:eastAsia="Times New Roman" w:hAnsi="Times New Roman" w:cs="Times New Roman"/>
          <w:color w:val="000000" w:themeColor="text1"/>
        </w:rPr>
        <w:t xml:space="preserve">, Rebecca. </w:t>
      </w:r>
      <w:r w:rsidRPr="00967DE8">
        <w:rPr>
          <w:rFonts w:ascii="Times New Roman" w:eastAsia="Times New Roman" w:hAnsi="Times New Roman" w:cs="Times New Roman"/>
          <w:i/>
          <w:color w:val="000000" w:themeColor="text1"/>
        </w:rPr>
        <w:t>Transcribed by Hand, Owned by Libraries, Made for Everyone: EEBO-TCP in 2012</w:t>
      </w:r>
      <w:r w:rsidRPr="00967DE8">
        <w:rPr>
          <w:rFonts w:ascii="Times New Roman" w:eastAsia="Times New Roman" w:hAnsi="Times New Roman" w:cs="Times New Roman"/>
          <w:color w:val="000000" w:themeColor="text1"/>
        </w:rPr>
        <w:t>. 2012.</w:t>
      </w:r>
    </w:p>
    <w:p w14:paraId="61F5EB4C" w14:textId="543D9AC2" w:rsidR="0096592A" w:rsidRPr="00967DE8" w:rsidRDefault="00903C0C" w:rsidP="00967DE8">
      <w:pPr>
        <w:spacing w:line="480" w:lineRule="auto"/>
        <w:ind w:left="880" w:hanging="440"/>
        <w:jc w:val="both"/>
        <w:rPr>
          <w:rFonts w:ascii="Times New Roman" w:hAnsi="Times New Roman" w:cs="Times New Roman"/>
          <w:color w:val="000000" w:themeColor="text1"/>
        </w:rPr>
      </w:pPr>
      <w:r w:rsidRPr="00967DE8">
        <w:rPr>
          <w:rFonts w:ascii="Times New Roman" w:hAnsi="Times New Roman" w:cs="Times New Roman"/>
          <w:color w:val="000000" w:themeColor="text1"/>
        </w:rPr>
        <w:t xml:space="preserve">Whitmore, Michael. “Text: A Massively Addressable Object,” 31 </w:t>
      </w:r>
      <w:proofErr w:type="gramStart"/>
      <w:r w:rsidRPr="00967DE8">
        <w:rPr>
          <w:rFonts w:ascii="Times New Roman" w:hAnsi="Times New Roman" w:cs="Times New Roman"/>
          <w:color w:val="000000" w:themeColor="text1"/>
        </w:rPr>
        <w:t>December,</w:t>
      </w:r>
      <w:proofErr w:type="gramEnd"/>
      <w:r w:rsidRPr="00967DE8">
        <w:rPr>
          <w:rFonts w:ascii="Times New Roman" w:hAnsi="Times New Roman" w:cs="Times New Roman"/>
          <w:color w:val="000000" w:themeColor="text1"/>
        </w:rPr>
        <w:t xml:space="preserve"> 2010. </w:t>
      </w:r>
      <w:hyperlink r:id="rId36" w:history="1">
        <w:r w:rsidR="0096592A" w:rsidRPr="00967DE8">
          <w:rPr>
            <w:rStyle w:val="Hyperlink"/>
            <w:rFonts w:ascii="Times New Roman" w:hAnsi="Times New Roman" w:cs="Times New Roman"/>
            <w:color w:val="000000" w:themeColor="text1"/>
          </w:rPr>
          <w:t>http://winedarksea.org/?p=926</w:t>
        </w:r>
      </w:hyperlink>
      <w:r w:rsidRPr="00967DE8">
        <w:rPr>
          <w:rFonts w:ascii="Times New Roman" w:hAnsi="Times New Roman" w:cs="Times New Roman"/>
          <w:color w:val="000000" w:themeColor="text1"/>
        </w:rPr>
        <w:t>.</w:t>
      </w:r>
    </w:p>
    <w:p w14:paraId="5A66F0EF" w14:textId="6E1F27D0" w:rsidR="008954A0" w:rsidRPr="00967DE8" w:rsidRDefault="008954A0" w:rsidP="00967DE8">
      <w:pPr>
        <w:spacing w:line="480" w:lineRule="auto"/>
        <w:ind w:left="880" w:hanging="440"/>
        <w:jc w:val="both"/>
        <w:rPr>
          <w:rFonts w:ascii="Times New Roman" w:hAnsi="Times New Roman" w:cs="Times New Roman"/>
          <w:color w:val="000000" w:themeColor="text1"/>
        </w:rPr>
      </w:pPr>
      <w:proofErr w:type="spellStart"/>
      <w:r w:rsidRPr="00967DE8">
        <w:rPr>
          <w:rFonts w:ascii="Times New Roman" w:hAnsi="Times New Roman" w:cs="Times New Roman"/>
          <w:color w:val="000000" w:themeColor="text1"/>
          <w:shd w:val="clear" w:color="auto" w:fill="FFFFFF"/>
        </w:rPr>
        <w:t>Xie</w:t>
      </w:r>
      <w:proofErr w:type="spellEnd"/>
      <w:r w:rsidRPr="00967DE8">
        <w:rPr>
          <w:rFonts w:ascii="Times New Roman" w:hAnsi="Times New Roman" w:cs="Times New Roman"/>
          <w:color w:val="000000" w:themeColor="text1"/>
          <w:shd w:val="clear" w:color="auto" w:fill="FFFFFF"/>
        </w:rPr>
        <w:t xml:space="preserve">, </w:t>
      </w:r>
      <w:proofErr w:type="spellStart"/>
      <w:r w:rsidRPr="00967DE8">
        <w:rPr>
          <w:rFonts w:ascii="Times New Roman" w:hAnsi="Times New Roman" w:cs="Times New Roman"/>
          <w:color w:val="000000" w:themeColor="text1"/>
          <w:shd w:val="clear" w:color="auto" w:fill="FFFFFF"/>
        </w:rPr>
        <w:t>Xiaolong</w:t>
      </w:r>
      <w:proofErr w:type="spellEnd"/>
      <w:r w:rsidRPr="00967DE8">
        <w:rPr>
          <w:rFonts w:ascii="Times New Roman" w:hAnsi="Times New Roman" w:cs="Times New Roman"/>
          <w:color w:val="000000" w:themeColor="text1"/>
          <w:shd w:val="clear" w:color="auto" w:fill="FFFFFF"/>
        </w:rPr>
        <w:t xml:space="preserve">, Yun Liang, </w:t>
      </w:r>
      <w:proofErr w:type="spellStart"/>
      <w:r w:rsidRPr="00967DE8">
        <w:rPr>
          <w:rFonts w:ascii="Times New Roman" w:hAnsi="Times New Roman" w:cs="Times New Roman"/>
          <w:color w:val="000000" w:themeColor="text1"/>
          <w:shd w:val="clear" w:color="auto" w:fill="FFFFFF"/>
        </w:rPr>
        <w:t>Xiuhong</w:t>
      </w:r>
      <w:proofErr w:type="spellEnd"/>
      <w:r w:rsidRPr="00967DE8">
        <w:rPr>
          <w:rFonts w:ascii="Times New Roman" w:hAnsi="Times New Roman" w:cs="Times New Roman"/>
          <w:color w:val="000000" w:themeColor="text1"/>
          <w:shd w:val="clear" w:color="auto" w:fill="FFFFFF"/>
        </w:rPr>
        <w:t xml:space="preserve"> Li, and Wei Tan. "</w:t>
      </w:r>
      <w:proofErr w:type="spellStart"/>
      <w:r w:rsidRPr="00967DE8">
        <w:rPr>
          <w:rFonts w:ascii="Times New Roman" w:hAnsi="Times New Roman" w:cs="Times New Roman"/>
          <w:color w:val="000000" w:themeColor="text1"/>
          <w:shd w:val="clear" w:color="auto" w:fill="FFFFFF"/>
        </w:rPr>
        <w:t>CuLDA</w:t>
      </w:r>
      <w:proofErr w:type="spellEnd"/>
      <w:r w:rsidRPr="00967DE8">
        <w:rPr>
          <w:rFonts w:ascii="Times New Roman" w:hAnsi="Times New Roman" w:cs="Times New Roman"/>
          <w:color w:val="000000" w:themeColor="text1"/>
          <w:shd w:val="clear" w:color="auto" w:fill="FFFFFF"/>
        </w:rPr>
        <w:t>: solving large-scale LDA Problems on GPUs." In </w:t>
      </w:r>
      <w:r w:rsidRPr="00967DE8">
        <w:rPr>
          <w:rFonts w:ascii="Times New Roman" w:hAnsi="Times New Roman" w:cs="Times New Roman"/>
          <w:i/>
          <w:iCs/>
          <w:color w:val="000000" w:themeColor="text1"/>
          <w:shd w:val="clear" w:color="auto" w:fill="FFFFFF"/>
        </w:rPr>
        <w:t>Proceedings of the 28th International Symposium on High-Performance Parallel and Distributed Computing</w:t>
      </w:r>
      <w:r w:rsidRPr="00967DE8">
        <w:rPr>
          <w:rFonts w:ascii="Times New Roman" w:hAnsi="Times New Roman" w:cs="Times New Roman"/>
          <w:color w:val="000000" w:themeColor="text1"/>
          <w:shd w:val="clear" w:color="auto" w:fill="FFFFFF"/>
        </w:rPr>
        <w:t>, pp. 195-205. 2019.</w:t>
      </w:r>
    </w:p>
    <w:sectPr w:rsidR="008954A0" w:rsidRPr="00967DE8">
      <w:headerReference w:type="default" r:id="rId37"/>
      <w:headerReference w:type="first" r:id="rId38"/>
      <w:footerReference w:type="firs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EAE29" w14:textId="77777777" w:rsidR="00764423" w:rsidRDefault="00764423">
      <w:r>
        <w:separator/>
      </w:r>
    </w:p>
  </w:endnote>
  <w:endnote w:type="continuationSeparator" w:id="0">
    <w:p w14:paraId="3F574CD6" w14:textId="77777777" w:rsidR="00764423" w:rsidRDefault="00764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47BF8" w14:textId="77777777" w:rsidR="004E7A7C" w:rsidRDefault="004E7A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69B01" w14:textId="77777777" w:rsidR="00764423" w:rsidRDefault="00764423">
      <w:r>
        <w:separator/>
      </w:r>
    </w:p>
  </w:footnote>
  <w:footnote w:type="continuationSeparator" w:id="0">
    <w:p w14:paraId="7CA8DE81" w14:textId="77777777" w:rsidR="00764423" w:rsidRDefault="00764423">
      <w:r>
        <w:continuationSeparator/>
      </w:r>
    </w:p>
  </w:footnote>
  <w:footnote w:id="1">
    <w:p w14:paraId="331FB4CC" w14:textId="1D4C834A" w:rsidR="002E307A" w:rsidRPr="002E307A" w:rsidRDefault="002E307A">
      <w:pPr>
        <w:pStyle w:val="FootnoteText"/>
        <w:rPr>
          <w:rFonts w:ascii="Times New Roman" w:hAnsi="Times New Roman" w:cs="Times New Roman"/>
          <w:rPrChange w:id="3" w:author="Samuel Pizelo" w:date="2023-04-19T10:41:00Z">
            <w:rPr/>
          </w:rPrChange>
        </w:rPr>
      </w:pPr>
      <w:ins w:id="4" w:author="Samuel Pizelo" w:date="2023-04-19T10:40:00Z">
        <w:r w:rsidRPr="002E307A">
          <w:rPr>
            <w:rStyle w:val="FootnoteReference"/>
            <w:rFonts w:ascii="Times New Roman" w:hAnsi="Times New Roman" w:cs="Times New Roman"/>
            <w:rPrChange w:id="5" w:author="Samuel Pizelo" w:date="2023-04-19T10:41:00Z">
              <w:rPr>
                <w:rStyle w:val="FootnoteReference"/>
              </w:rPr>
            </w:rPrChange>
          </w:rPr>
          <w:footnoteRef/>
        </w:r>
        <w:r w:rsidRPr="002E307A">
          <w:rPr>
            <w:rFonts w:ascii="Times New Roman" w:hAnsi="Times New Roman" w:cs="Times New Roman"/>
            <w:rPrChange w:id="6" w:author="Samuel Pizelo" w:date="2023-04-19T10:41:00Z">
              <w:rPr/>
            </w:rPrChange>
          </w:rPr>
          <w:t xml:space="preserve"> </w:t>
        </w:r>
      </w:ins>
      <w:ins w:id="7" w:author="Samuel Pizelo" w:date="2023-04-19T10:41:00Z">
        <w:r>
          <w:rPr>
            <w:rFonts w:ascii="Times New Roman" w:hAnsi="Times New Roman" w:cs="Times New Roman"/>
          </w:rPr>
          <w:t xml:space="preserve">The authors would like to thank the UC Davis </w:t>
        </w:r>
        <w:proofErr w:type="spellStart"/>
        <w:r>
          <w:rPr>
            <w:rFonts w:ascii="Times New Roman" w:hAnsi="Times New Roman" w:cs="Times New Roman"/>
          </w:rPr>
          <w:t>DataLab</w:t>
        </w:r>
      </w:ins>
      <w:proofErr w:type="spellEnd"/>
      <w:ins w:id="8" w:author="Samuel Pizelo" w:date="2023-04-19T10:42:00Z">
        <w:r>
          <w:rPr>
            <w:rFonts w:ascii="Times New Roman" w:hAnsi="Times New Roman" w:cs="Times New Roman"/>
          </w:rPr>
          <w:t xml:space="preserve"> and</w:t>
        </w:r>
      </w:ins>
      <w:ins w:id="9" w:author="Samuel Pizelo" w:date="2023-04-19T10:43:00Z">
        <w:r>
          <w:rPr>
            <w:rFonts w:ascii="Times New Roman" w:hAnsi="Times New Roman" w:cs="Times New Roman"/>
          </w:rPr>
          <w:t xml:space="preserve"> UC Davis Librar</w:t>
        </w:r>
      </w:ins>
      <w:ins w:id="10" w:author="Samuel Pizelo" w:date="2023-04-19T11:07:00Z">
        <w:r w:rsidR="006564BB">
          <w:rPr>
            <w:rFonts w:ascii="Times New Roman" w:hAnsi="Times New Roman" w:cs="Times New Roman"/>
          </w:rPr>
          <w:t>y</w:t>
        </w:r>
      </w:ins>
      <w:ins w:id="11" w:author="Samuel Pizelo" w:date="2023-04-19T10:41:00Z">
        <w:r>
          <w:rPr>
            <w:rFonts w:ascii="Times New Roman" w:hAnsi="Times New Roman" w:cs="Times New Roman"/>
          </w:rPr>
          <w:t xml:space="preserve"> </w:t>
        </w:r>
      </w:ins>
      <w:ins w:id="12" w:author="Samuel Pizelo" w:date="2023-04-19T10:42:00Z">
        <w:r>
          <w:rPr>
            <w:rFonts w:ascii="Times New Roman" w:hAnsi="Times New Roman" w:cs="Times New Roman"/>
          </w:rPr>
          <w:t>for supporting this project.</w:t>
        </w:r>
      </w:ins>
      <w:ins w:id="13" w:author="Samuel Pizelo" w:date="2023-04-19T10:43:00Z">
        <w:r>
          <w:rPr>
            <w:rFonts w:ascii="Times New Roman" w:hAnsi="Times New Roman" w:cs="Times New Roman"/>
          </w:rPr>
          <w:t xml:space="preserve"> </w:t>
        </w:r>
        <w:proofErr w:type="gramStart"/>
        <w:r>
          <w:rPr>
            <w:rFonts w:ascii="Times New Roman" w:hAnsi="Times New Roman" w:cs="Times New Roman"/>
          </w:rPr>
          <w:t>In particular, we</w:t>
        </w:r>
        <w:proofErr w:type="gramEnd"/>
        <w:r>
          <w:rPr>
            <w:rFonts w:ascii="Times New Roman" w:hAnsi="Times New Roman" w:cs="Times New Roman"/>
          </w:rPr>
          <w:t xml:space="preserve"> would like to acknowledge the invaluable </w:t>
        </w:r>
      </w:ins>
      <w:ins w:id="14" w:author="Samuel Pizelo" w:date="2023-04-19T10:44:00Z">
        <w:r>
          <w:rPr>
            <w:rFonts w:ascii="Times New Roman" w:hAnsi="Times New Roman" w:cs="Times New Roman"/>
          </w:rPr>
          <w:t>feedback and assistance of Tyler</w:t>
        </w:r>
      </w:ins>
      <w:ins w:id="15" w:author="Samuel Pizelo" w:date="2023-04-19T10:45:00Z">
        <w:r>
          <w:rPr>
            <w:rFonts w:ascii="Times New Roman" w:hAnsi="Times New Roman" w:cs="Times New Roman"/>
          </w:rPr>
          <w:t xml:space="preserve"> Shoemaker</w:t>
        </w:r>
      </w:ins>
      <w:ins w:id="16" w:author="Samuel Pizelo" w:date="2023-04-19T10:44:00Z">
        <w:r>
          <w:rPr>
            <w:rFonts w:ascii="Times New Roman" w:hAnsi="Times New Roman" w:cs="Times New Roman"/>
          </w:rPr>
          <w:t>, Jane Carlen</w:t>
        </w:r>
      </w:ins>
      <w:ins w:id="17" w:author="Samuel Pizelo" w:date="2023-04-19T10:45:00Z">
        <w:r>
          <w:rPr>
            <w:rFonts w:ascii="Times New Roman" w:hAnsi="Times New Roman" w:cs="Times New Roman"/>
          </w:rPr>
          <w:t xml:space="preserve">, Anupam </w:t>
        </w:r>
        <w:proofErr w:type="spellStart"/>
        <w:r>
          <w:rPr>
            <w:rFonts w:ascii="Times New Roman" w:hAnsi="Times New Roman" w:cs="Times New Roman"/>
          </w:rPr>
          <w:t>Basu</w:t>
        </w:r>
        <w:proofErr w:type="spellEnd"/>
        <w:r>
          <w:rPr>
            <w:rFonts w:ascii="Times New Roman" w:hAnsi="Times New Roman" w:cs="Times New Roman"/>
          </w:rPr>
          <w:t xml:space="preserve">, </w:t>
        </w:r>
      </w:ins>
      <w:ins w:id="18" w:author="Samuel Pizelo" w:date="2023-04-19T10:46:00Z">
        <w:r>
          <w:rPr>
            <w:rFonts w:ascii="Times New Roman" w:hAnsi="Times New Roman" w:cs="Times New Roman"/>
          </w:rPr>
          <w:t>Wesley Brooks, and</w:t>
        </w:r>
      </w:ins>
      <w:ins w:id="19" w:author="Samuel Pizelo" w:date="2023-04-19T10:47:00Z">
        <w:r>
          <w:rPr>
            <w:rFonts w:ascii="Times New Roman" w:hAnsi="Times New Roman" w:cs="Times New Roman"/>
          </w:rPr>
          <w:t xml:space="preserve"> </w:t>
        </w:r>
      </w:ins>
      <w:ins w:id="20" w:author="Samuel Pizelo" w:date="2023-04-19T10:46:00Z">
        <w:r>
          <w:rPr>
            <w:rFonts w:ascii="Times New Roman" w:hAnsi="Times New Roman" w:cs="Times New Roman"/>
          </w:rPr>
          <w:t>Duncan Temple Lang</w:t>
        </w:r>
      </w:ins>
      <w:ins w:id="21" w:author="Samuel Pizelo" w:date="2023-04-19T10:47:00Z">
        <w:r>
          <w:rPr>
            <w:rFonts w:ascii="Times New Roman" w:hAnsi="Times New Roman" w:cs="Times New Roman"/>
          </w:rPr>
          <w:t>.</w:t>
        </w:r>
      </w:ins>
      <w:ins w:id="22" w:author="Samuel Pizelo" w:date="2023-04-19T11:05:00Z">
        <w:r w:rsidR="00453349">
          <w:rPr>
            <w:rFonts w:ascii="Times New Roman" w:hAnsi="Times New Roman" w:cs="Times New Roman"/>
          </w:rPr>
          <w:t xml:space="preserve"> Finally, we would like to thank our anonymous edit</w:t>
        </w:r>
      </w:ins>
      <w:ins w:id="23" w:author="Samuel Pizelo" w:date="2023-04-19T11:06:00Z">
        <w:r w:rsidR="00453349">
          <w:rPr>
            <w:rFonts w:ascii="Times New Roman" w:hAnsi="Times New Roman" w:cs="Times New Roman"/>
          </w:rPr>
          <w:t>ors for their useful recommendations.</w:t>
        </w:r>
      </w:ins>
    </w:p>
  </w:footnote>
  <w:footnote w:id="2">
    <w:p w14:paraId="79F069C0" w14:textId="44247A8B" w:rsidR="002E307A" w:rsidRPr="002E307A" w:rsidRDefault="002E307A">
      <w:pPr>
        <w:pStyle w:val="FootnoteText"/>
        <w:rPr>
          <w:rFonts w:ascii="Times New Roman" w:hAnsi="Times New Roman" w:cs="Times New Roman"/>
          <w:rPrChange w:id="25" w:author="Samuel Pizelo" w:date="2023-04-19T10:49:00Z">
            <w:rPr/>
          </w:rPrChange>
        </w:rPr>
      </w:pPr>
      <w:ins w:id="26" w:author="Samuel Pizelo" w:date="2023-04-19T10:47:00Z">
        <w:r w:rsidRPr="002E307A">
          <w:rPr>
            <w:rStyle w:val="FootnoteReference"/>
            <w:rFonts w:ascii="Times New Roman" w:hAnsi="Times New Roman" w:cs="Times New Roman"/>
            <w:rPrChange w:id="27" w:author="Samuel Pizelo" w:date="2023-04-19T10:49:00Z">
              <w:rPr>
                <w:rStyle w:val="FootnoteReference"/>
              </w:rPr>
            </w:rPrChange>
          </w:rPr>
          <w:footnoteRef/>
        </w:r>
        <w:r w:rsidRPr="002E307A">
          <w:rPr>
            <w:rFonts w:ascii="Times New Roman" w:hAnsi="Times New Roman" w:cs="Times New Roman"/>
            <w:rPrChange w:id="28" w:author="Samuel Pizelo" w:date="2023-04-19T10:49:00Z">
              <w:rPr/>
            </w:rPrChange>
          </w:rPr>
          <w:t xml:space="preserve"> </w:t>
        </w:r>
      </w:ins>
      <w:ins w:id="29" w:author="Samuel Pizelo" w:date="2023-04-19T10:48:00Z">
        <w:r w:rsidRPr="002E307A">
          <w:rPr>
            <w:rFonts w:ascii="Times New Roman" w:hAnsi="Times New Roman" w:cs="Times New Roman"/>
            <w:rPrChange w:id="30" w:author="Samuel Pizelo" w:date="2023-04-19T10:49:00Z">
              <w:rPr/>
            </w:rPrChange>
          </w:rPr>
          <w:t>Our code repositories can be found at the following links: For the web app</w:t>
        </w:r>
      </w:ins>
      <w:ins w:id="31" w:author="Samuel Pizelo" w:date="2023-04-19T10:51:00Z">
        <w:r w:rsidR="005F2D53">
          <w:rPr>
            <w:rFonts w:ascii="Times New Roman" w:hAnsi="Times New Roman" w:cs="Times New Roman"/>
          </w:rPr>
          <w:t>,</w:t>
        </w:r>
      </w:ins>
      <w:ins w:id="32" w:author="Samuel Pizelo" w:date="2023-04-19T10:48:00Z">
        <w:r w:rsidRPr="002E307A">
          <w:rPr>
            <w:rFonts w:ascii="Times New Roman" w:hAnsi="Times New Roman" w:cs="Times New Roman"/>
            <w:rPrChange w:id="33" w:author="Samuel Pizelo" w:date="2023-04-19T10:49:00Z">
              <w:rPr/>
            </w:rPrChange>
          </w:rPr>
          <w:t xml:space="preserve"> </w:t>
        </w:r>
        <w:r w:rsidRPr="002E307A">
          <w:rPr>
            <w:rFonts w:ascii="Times New Roman" w:hAnsi="Times New Roman" w:cs="Times New Roman"/>
            <w:rPrChange w:id="34" w:author="Samuel Pizelo" w:date="2023-04-19T10:49:00Z">
              <w:rPr/>
            </w:rPrChange>
          </w:rPr>
          <w:fldChar w:fldCharType="begin"/>
        </w:r>
        <w:r w:rsidRPr="002E307A">
          <w:rPr>
            <w:rFonts w:ascii="Times New Roman" w:hAnsi="Times New Roman" w:cs="Times New Roman"/>
            <w:rPrChange w:id="35" w:author="Samuel Pizelo" w:date="2023-04-19T10:49:00Z">
              <w:rPr/>
            </w:rPrChange>
          </w:rPr>
          <w:instrText xml:space="preserve"> HYPERLINK "https://github.com/datalab-dev/quintessence_web_app" </w:instrText>
        </w:r>
        <w:r w:rsidRPr="006564BB">
          <w:rPr>
            <w:rFonts w:ascii="Times New Roman" w:hAnsi="Times New Roman" w:cs="Times New Roman"/>
          </w:rPr>
        </w:r>
        <w:r w:rsidRPr="002E307A">
          <w:rPr>
            <w:rFonts w:ascii="Times New Roman" w:hAnsi="Times New Roman" w:cs="Times New Roman"/>
            <w:rPrChange w:id="36" w:author="Samuel Pizelo" w:date="2023-04-19T10:49:00Z">
              <w:rPr/>
            </w:rPrChange>
          </w:rPr>
          <w:fldChar w:fldCharType="separate"/>
        </w:r>
        <w:r w:rsidRPr="002E307A">
          <w:rPr>
            <w:rStyle w:val="Hyperlink"/>
            <w:rFonts w:ascii="Times New Roman" w:hAnsi="Times New Roman" w:cs="Times New Roman"/>
            <w:rPrChange w:id="37" w:author="Samuel Pizelo" w:date="2023-04-19T10:49:00Z">
              <w:rPr>
                <w:rStyle w:val="Hyperlink"/>
              </w:rPr>
            </w:rPrChange>
          </w:rPr>
          <w:t>http</w:t>
        </w:r>
        <w:r w:rsidRPr="002E307A">
          <w:rPr>
            <w:rStyle w:val="Hyperlink"/>
            <w:rFonts w:ascii="Times New Roman" w:hAnsi="Times New Roman" w:cs="Times New Roman"/>
            <w:rPrChange w:id="38" w:author="Samuel Pizelo" w:date="2023-04-19T10:49:00Z">
              <w:rPr>
                <w:rStyle w:val="Hyperlink"/>
              </w:rPr>
            </w:rPrChange>
          </w:rPr>
          <w:t>s</w:t>
        </w:r>
        <w:r w:rsidRPr="002E307A">
          <w:rPr>
            <w:rStyle w:val="Hyperlink"/>
            <w:rFonts w:ascii="Times New Roman" w:hAnsi="Times New Roman" w:cs="Times New Roman"/>
            <w:rPrChange w:id="39" w:author="Samuel Pizelo" w:date="2023-04-19T10:49:00Z">
              <w:rPr>
                <w:rStyle w:val="Hyperlink"/>
              </w:rPr>
            </w:rPrChange>
          </w:rPr>
          <w:t>://github.com/datalab-dev/quintessence_web_app</w:t>
        </w:r>
        <w:r w:rsidRPr="002E307A">
          <w:rPr>
            <w:rFonts w:ascii="Times New Roman" w:hAnsi="Times New Roman" w:cs="Times New Roman"/>
            <w:rPrChange w:id="40" w:author="Samuel Pizelo" w:date="2023-04-19T10:49:00Z">
              <w:rPr/>
            </w:rPrChange>
          </w:rPr>
          <w:fldChar w:fldCharType="end"/>
        </w:r>
      </w:ins>
      <w:ins w:id="41" w:author="Samuel Pizelo" w:date="2023-04-19T10:51:00Z">
        <w:r w:rsidR="005F2D53">
          <w:rPr>
            <w:rFonts w:ascii="Times New Roman" w:hAnsi="Times New Roman" w:cs="Times New Roman"/>
          </w:rPr>
          <w:t>;</w:t>
        </w:r>
      </w:ins>
      <w:ins w:id="42" w:author="Samuel Pizelo" w:date="2023-04-19T10:48:00Z">
        <w:r w:rsidRPr="002E307A">
          <w:rPr>
            <w:rFonts w:ascii="Times New Roman" w:hAnsi="Times New Roman" w:cs="Times New Roman"/>
            <w:rPrChange w:id="43" w:author="Samuel Pizelo" w:date="2023-04-19T10:49:00Z">
              <w:rPr/>
            </w:rPrChange>
          </w:rPr>
          <w:t xml:space="preserve"> and for</w:t>
        </w:r>
      </w:ins>
      <w:ins w:id="44" w:author="Samuel Pizelo" w:date="2023-04-19T10:49:00Z">
        <w:r w:rsidRPr="002E307A">
          <w:rPr>
            <w:rFonts w:ascii="Times New Roman" w:hAnsi="Times New Roman" w:cs="Times New Roman"/>
            <w:rPrChange w:id="45" w:author="Samuel Pizelo" w:date="2023-04-19T10:49:00Z">
              <w:rPr/>
            </w:rPrChange>
          </w:rPr>
          <w:t xml:space="preserve"> all NLP analysis, https://github.com/datalab-dev/quintessence_analysis.</w:t>
        </w:r>
      </w:ins>
    </w:p>
  </w:footnote>
  <w:footnote w:id="3">
    <w:p w14:paraId="3ABBB7CB" w14:textId="36910311" w:rsidR="004E7A7C" w:rsidRPr="00B061E5" w:rsidRDefault="00000000">
      <w:pPr>
        <w:pBdr>
          <w:top w:val="nil"/>
          <w:left w:val="nil"/>
          <w:bottom w:val="nil"/>
          <w:right w:val="nil"/>
          <w:between w:val="nil"/>
        </w:pBdr>
        <w:rPr>
          <w:rFonts w:ascii="Times New Roman" w:eastAsia="Times New Roman" w:hAnsi="Times New Roman" w:cs="Times New Roman"/>
          <w:color w:val="000000" w:themeColor="text1"/>
          <w:sz w:val="20"/>
          <w:szCs w:val="20"/>
        </w:rPr>
      </w:pPr>
      <w:r w:rsidRPr="00B061E5">
        <w:rPr>
          <w:rStyle w:val="FootnoteReference"/>
          <w:rFonts w:ascii="Times New Roman" w:hAnsi="Times New Roman" w:cs="Times New Roman"/>
          <w:color w:val="000000" w:themeColor="text1"/>
          <w:sz w:val="20"/>
          <w:szCs w:val="20"/>
        </w:rPr>
        <w:footnoteRef/>
      </w:r>
      <w:r w:rsidRPr="00B061E5">
        <w:rPr>
          <w:rFonts w:ascii="Times New Roman" w:eastAsia="Times New Roman" w:hAnsi="Times New Roman" w:cs="Times New Roman"/>
          <w:color w:val="000000" w:themeColor="text1"/>
          <w:sz w:val="20"/>
          <w:szCs w:val="20"/>
        </w:rPr>
        <w:t xml:space="preserve"> </w:t>
      </w:r>
      <w:r w:rsidR="002625BF">
        <w:rPr>
          <w:rFonts w:ascii="Times New Roman" w:eastAsia="Times New Roman" w:hAnsi="Times New Roman" w:cs="Times New Roman"/>
          <w:color w:val="000000" w:themeColor="text1"/>
          <w:sz w:val="20"/>
          <w:szCs w:val="20"/>
        </w:rPr>
        <w:t>Three examples of this style of tool are;</w:t>
      </w:r>
      <w:r w:rsidR="00B061E5" w:rsidRPr="00B061E5">
        <w:rPr>
          <w:rFonts w:ascii="Times New Roman" w:eastAsia="Times New Roman" w:hAnsi="Times New Roman" w:cs="Times New Roman"/>
          <w:color w:val="000000" w:themeColor="text1"/>
          <w:sz w:val="20"/>
          <w:szCs w:val="20"/>
        </w:rPr>
        <w:t xml:space="preserve"> JSTOR Labs Text Analyzer beta </w:t>
      </w:r>
      <w:hyperlink r:id="rId1" w:history="1">
        <w:r w:rsidR="00B061E5" w:rsidRPr="00B061E5">
          <w:rPr>
            <w:rStyle w:val="Hyperlink"/>
            <w:rFonts w:ascii="Times New Roman" w:eastAsia="Times New Roman" w:hAnsi="Times New Roman" w:cs="Times New Roman"/>
            <w:color w:val="000000" w:themeColor="text1"/>
            <w:sz w:val="20"/>
            <w:szCs w:val="20"/>
          </w:rPr>
          <w:t>https://www.jstor.org/analyze/</w:t>
        </w:r>
      </w:hyperlink>
      <w:r w:rsidR="00B061E5" w:rsidRPr="00B061E5">
        <w:rPr>
          <w:rFonts w:ascii="Times New Roman" w:eastAsia="Times New Roman" w:hAnsi="Times New Roman" w:cs="Times New Roman"/>
          <w:color w:val="000000" w:themeColor="text1"/>
          <w:sz w:val="20"/>
          <w:szCs w:val="20"/>
        </w:rPr>
        <w:t xml:space="preserve">; Gale’s Digital Scholars Lab </w:t>
      </w:r>
      <w:hyperlink r:id="rId2" w:history="1">
        <w:r w:rsidR="00B061E5" w:rsidRPr="00B061E5">
          <w:rPr>
            <w:rStyle w:val="Hyperlink"/>
            <w:rFonts w:ascii="Times New Roman" w:eastAsia="Times New Roman" w:hAnsi="Times New Roman" w:cs="Times New Roman"/>
            <w:color w:val="000000" w:themeColor="text1"/>
            <w:sz w:val="20"/>
            <w:szCs w:val="20"/>
          </w:rPr>
          <w:t>https://gale.com/intl/primary-sources/digital-scholar-lab</w:t>
        </w:r>
      </w:hyperlink>
      <w:r w:rsidR="00B061E5" w:rsidRPr="00B061E5">
        <w:rPr>
          <w:rFonts w:ascii="Times New Roman" w:eastAsia="Times New Roman" w:hAnsi="Times New Roman" w:cs="Times New Roman"/>
          <w:color w:val="000000" w:themeColor="text1"/>
          <w:sz w:val="20"/>
          <w:szCs w:val="20"/>
        </w:rPr>
        <w:t xml:space="preserve">; Google Books N-Gram Viewer, </w:t>
      </w:r>
      <w:hyperlink r:id="rId3" w:history="1">
        <w:r w:rsidR="00B061E5" w:rsidRPr="00B061E5">
          <w:rPr>
            <w:rStyle w:val="Hyperlink"/>
            <w:rFonts w:ascii="Times New Roman" w:eastAsia="Times New Roman" w:hAnsi="Times New Roman" w:cs="Times New Roman"/>
            <w:color w:val="000000" w:themeColor="text1"/>
            <w:sz w:val="20"/>
            <w:szCs w:val="20"/>
          </w:rPr>
          <w:t>https://books.google.com/ngrams/</w:t>
        </w:r>
      </w:hyperlink>
      <w:r w:rsidR="00B061E5" w:rsidRPr="00B061E5">
        <w:rPr>
          <w:rFonts w:ascii="Times New Roman" w:eastAsia="Times New Roman" w:hAnsi="Times New Roman" w:cs="Times New Roman"/>
          <w:color w:val="000000" w:themeColor="text1"/>
          <w:sz w:val="20"/>
          <w:szCs w:val="20"/>
        </w:rPr>
        <w:t xml:space="preserve">. </w:t>
      </w:r>
    </w:p>
  </w:footnote>
  <w:footnote w:id="4">
    <w:p w14:paraId="242B0AC9" w14:textId="09163C7D" w:rsidR="004E7A7C" w:rsidRDefault="00000000">
      <w:pPr>
        <w:rPr>
          <w:rFonts w:ascii="Times New Roman" w:eastAsia="Times New Roman" w:hAnsi="Times New Roman" w:cs="Times New Roman"/>
          <w:sz w:val="20"/>
          <w:szCs w:val="20"/>
        </w:rPr>
      </w:pPr>
      <w:r>
        <w:rPr>
          <w:rStyle w:val="FootnoteReference"/>
        </w:rPr>
        <w:footnoteRef/>
      </w:r>
      <w:r>
        <w:rPr>
          <w:rFonts w:ascii="Times New Roman" w:eastAsia="Times New Roman" w:hAnsi="Times New Roman" w:cs="Times New Roman"/>
          <w:sz w:val="20"/>
          <w:szCs w:val="20"/>
        </w:rPr>
        <w:t xml:space="preserve"> Our proportion formula </w:t>
      </w:r>
      <w:proofErr w:type="gramStart"/>
      <w:r>
        <w:rPr>
          <w:rFonts w:ascii="Times New Roman" w:eastAsia="Times New Roman" w:hAnsi="Times New Roman" w:cs="Times New Roman"/>
          <w:sz w:val="20"/>
          <w:szCs w:val="20"/>
        </w:rPr>
        <w:t>is:</w:t>
      </w:r>
      <w:proofErr w:type="gramEnd"/>
      <w:r>
        <w:rPr>
          <w:rFonts w:ascii="Times New Roman" w:eastAsia="Times New Roman" w:hAnsi="Times New Roman" w:cs="Times New Roman"/>
          <w:sz w:val="20"/>
          <w:szCs w:val="20"/>
        </w:rPr>
        <w:t xml:space="preserve"> document length * document topic distribution / sum of all document lengths. This formula for estimating topic proportion is used across the topic model visualizations, including when </w:t>
      </w:r>
      <w:proofErr w:type="spellStart"/>
      <w:r>
        <w:rPr>
          <w:rFonts w:ascii="Times New Roman" w:eastAsia="Times New Roman" w:hAnsi="Times New Roman" w:cs="Times New Roman"/>
          <w:sz w:val="20"/>
          <w:szCs w:val="20"/>
        </w:rPr>
        <w:t>subsetting</w:t>
      </w:r>
      <w:proofErr w:type="spellEnd"/>
      <w:r>
        <w:rPr>
          <w:rFonts w:ascii="Times New Roman" w:eastAsia="Times New Roman" w:hAnsi="Times New Roman" w:cs="Times New Roman"/>
          <w:sz w:val="20"/>
          <w:szCs w:val="20"/>
        </w:rPr>
        <w:t xml:space="preserve"> the archive and for the topic proportions over time plots, both of which are described below. </w:t>
      </w:r>
    </w:p>
  </w:footnote>
  <w:footnote w:id="5">
    <w:p w14:paraId="224975B2" w14:textId="2005D1AB" w:rsidR="004E7A7C" w:rsidRDefault="00000000">
      <w:pPr>
        <w:rPr>
          <w:rFonts w:ascii="Times New Roman" w:eastAsia="Times New Roman" w:hAnsi="Times New Roman" w:cs="Times New Roman"/>
          <w:sz w:val="20"/>
          <w:szCs w:val="20"/>
        </w:rPr>
      </w:pPr>
      <w:r w:rsidRPr="0070670D">
        <w:rPr>
          <w:rStyle w:val="FootnoteReference"/>
          <w:rFonts w:ascii="Times New Roman" w:hAnsi="Times New Roman" w:cs="Times New Roman"/>
          <w:rPrChange w:id="71" w:author="Samuel Pizelo" w:date="2023-04-17T15:44:00Z">
            <w:rPr>
              <w:rStyle w:val="FootnoteReference"/>
            </w:rPr>
          </w:rPrChange>
        </w:rPr>
        <w:footnoteRef/>
      </w:r>
      <w:r w:rsidRPr="0070670D">
        <w:rPr>
          <w:rFonts w:ascii="Times New Roman" w:eastAsia="Times New Roman" w:hAnsi="Times New Roman" w:cs="Times New Roman"/>
          <w:sz w:val="20"/>
          <w:szCs w:val="20"/>
        </w:rPr>
        <w:t xml:space="preserve"> </w:t>
      </w:r>
      <w:del w:id="72" w:author="Samuel Pizelo" w:date="2023-04-17T15:44:00Z">
        <w:r w:rsidDel="0070670D">
          <w:rPr>
            <w:rFonts w:ascii="Times New Roman" w:eastAsia="Times New Roman" w:hAnsi="Times New Roman" w:cs="Times New Roman"/>
            <w:sz w:val="20"/>
            <w:szCs w:val="20"/>
          </w:rPr>
          <w:delText>For multidimensional scaling, we calculated the Jensen-Shannon (JS) divergence of topic term probabilities.</w:delText>
        </w:r>
        <w:r w:rsidDel="0070670D">
          <w:rPr>
            <w:rFonts w:ascii="Times New Roman" w:eastAsia="Times New Roman" w:hAnsi="Times New Roman" w:cs="Times New Roman"/>
            <w:sz w:val="20"/>
            <w:szCs w:val="20"/>
            <w:highlight w:val="white"/>
          </w:rPr>
          <w:delText xml:space="preserve"> </w:delText>
        </w:r>
      </w:del>
      <w:r>
        <w:rPr>
          <w:rFonts w:ascii="Times New Roman" w:eastAsia="Times New Roman" w:hAnsi="Times New Roman" w:cs="Times New Roman"/>
          <w:sz w:val="20"/>
          <w:szCs w:val="20"/>
        </w:rPr>
        <w:t xml:space="preserve">Due to the collapse of the JS divergence into two dimensions, a certain level of imprecision is expected in the visual representation of the distance between topics. See; </w:t>
      </w:r>
      <w:r w:rsidR="008371D2">
        <w:rPr>
          <w:rFonts w:ascii="Times New Roman" w:eastAsia="Times New Roman" w:hAnsi="Times New Roman" w:cs="Times New Roman"/>
          <w:sz w:val="20"/>
          <w:szCs w:val="20"/>
        </w:rPr>
        <w:t>(Lin 1991).</w:t>
      </w:r>
    </w:p>
  </w:footnote>
  <w:footnote w:id="6">
    <w:p w14:paraId="0C8BD4B2" w14:textId="153D967A" w:rsidR="000F5FB4" w:rsidRPr="00AB3701" w:rsidRDefault="000F5FB4">
      <w:pPr>
        <w:pStyle w:val="FootnoteText"/>
        <w:rPr>
          <w:rFonts w:ascii="Times New Roman" w:hAnsi="Times New Roman" w:cs="Times New Roman"/>
        </w:rPr>
      </w:pPr>
      <w:r w:rsidRPr="00AB3701">
        <w:rPr>
          <w:rStyle w:val="FootnoteReference"/>
          <w:rFonts w:ascii="Times New Roman" w:hAnsi="Times New Roman" w:cs="Times New Roman"/>
        </w:rPr>
        <w:footnoteRef/>
      </w:r>
      <w:r w:rsidRPr="00AB3701">
        <w:rPr>
          <w:rFonts w:ascii="Times New Roman" w:hAnsi="Times New Roman" w:cs="Times New Roman"/>
        </w:rPr>
        <w:t xml:space="preserve"> </w:t>
      </w:r>
      <w:del w:id="144" w:author="Samuel Pizelo" w:date="2023-04-17T15:50:00Z">
        <w:r w:rsidR="00AB3701" w:rsidDel="0068335A">
          <w:rPr>
            <w:rFonts w:ascii="Times New Roman" w:hAnsi="Times New Roman" w:cs="Times New Roman"/>
          </w:rPr>
          <w:delText xml:space="preserve">We used the “ldatuning” </w:delText>
        </w:r>
        <w:r w:rsidR="00AB3701" w:rsidRPr="00A666E0" w:rsidDel="0068335A">
          <w:rPr>
            <w:rFonts w:ascii="Times New Roman" w:hAnsi="Times New Roman" w:cs="Times New Roman"/>
            <w:color w:val="000000" w:themeColor="text1"/>
          </w:rPr>
          <w:delText xml:space="preserve">package in R by Nikita Murzintcev, which combines metrics designed to </w:delText>
        </w:r>
        <w:r w:rsidR="00F02461" w:rsidRPr="00A666E0" w:rsidDel="0068335A">
          <w:rPr>
            <w:rFonts w:ascii="Times New Roman" w:hAnsi="Times New Roman" w:cs="Times New Roman"/>
            <w:color w:val="000000" w:themeColor="text1"/>
          </w:rPr>
          <w:delText>prioritize low topic entropy and high topic diversity</w:delText>
        </w:r>
        <w:r w:rsidR="00AB3701" w:rsidRPr="00A666E0" w:rsidDel="0068335A">
          <w:rPr>
            <w:rFonts w:ascii="Times New Roman" w:hAnsi="Times New Roman" w:cs="Times New Roman"/>
            <w:color w:val="000000" w:themeColor="text1"/>
            <w:shd w:val="clear" w:color="auto" w:fill="FFFFFF"/>
          </w:rPr>
          <w:delText xml:space="preserve">. </w:delText>
        </w:r>
      </w:del>
      <w:r w:rsidR="00543DDE" w:rsidRPr="00A666E0">
        <w:rPr>
          <w:rFonts w:ascii="Times New Roman" w:hAnsi="Times New Roman" w:cs="Times New Roman"/>
          <w:color w:val="000000" w:themeColor="text1"/>
          <w:shd w:val="clear" w:color="auto" w:fill="FFFFFF"/>
        </w:rPr>
        <w:t>For the metrics used, s</w:t>
      </w:r>
      <w:r w:rsidR="00AB3701" w:rsidRPr="00A666E0">
        <w:rPr>
          <w:rFonts w:ascii="Times New Roman" w:hAnsi="Times New Roman" w:cs="Times New Roman"/>
          <w:color w:val="000000" w:themeColor="text1"/>
          <w:shd w:val="clear" w:color="auto" w:fill="FFFFFF"/>
        </w:rPr>
        <w:t xml:space="preserve">ee; Arun 2010; Cao 2009; </w:t>
      </w:r>
      <w:proofErr w:type="spellStart"/>
      <w:r w:rsidR="00AB3701" w:rsidRPr="00A666E0">
        <w:rPr>
          <w:rFonts w:ascii="Times New Roman" w:hAnsi="Times New Roman" w:cs="Times New Roman"/>
          <w:color w:val="000000" w:themeColor="text1"/>
          <w:shd w:val="clear" w:color="auto" w:fill="FFFFFF"/>
        </w:rPr>
        <w:t>Deveaud</w:t>
      </w:r>
      <w:proofErr w:type="spellEnd"/>
      <w:r w:rsidR="00AB3701" w:rsidRPr="00A666E0">
        <w:rPr>
          <w:rFonts w:ascii="Times New Roman" w:hAnsi="Times New Roman" w:cs="Times New Roman"/>
          <w:color w:val="000000" w:themeColor="text1"/>
          <w:shd w:val="clear" w:color="auto" w:fill="FFFFFF"/>
        </w:rPr>
        <w:t xml:space="preserve"> 2014; Griffiths 2004.</w:t>
      </w:r>
    </w:p>
  </w:footnote>
  <w:footnote w:id="7">
    <w:p w14:paraId="27E98FB6" w14:textId="77777777" w:rsidR="004E7A7C" w:rsidRPr="00FC0234" w:rsidRDefault="00000000">
      <w:pPr>
        <w:rPr>
          <w:rFonts w:ascii="Times New Roman" w:eastAsia="Times New Roman" w:hAnsi="Times New Roman" w:cs="Times New Roman"/>
          <w:sz w:val="20"/>
          <w:szCs w:val="20"/>
        </w:rPr>
      </w:pPr>
      <w:r w:rsidRPr="00FC0234">
        <w:rPr>
          <w:rStyle w:val="FootnoteReference"/>
          <w:rFonts w:ascii="Times New Roman" w:hAnsi="Times New Roman" w:cs="Times New Roman"/>
          <w:sz w:val="20"/>
          <w:szCs w:val="20"/>
        </w:rPr>
        <w:footnoteRef/>
      </w:r>
      <w:r w:rsidRPr="00FC0234">
        <w:rPr>
          <w:rFonts w:ascii="Times New Roman" w:eastAsia="Times New Roman" w:hAnsi="Times New Roman" w:cs="Times New Roman"/>
          <w:sz w:val="20"/>
          <w:szCs w:val="20"/>
        </w:rPr>
        <w:t xml:space="preserve"> When dates were included as ranges, the earlier year was used. If a date was not included, or the uncertainty threshold was too great (</w:t>
      </w:r>
      <w:proofErr w:type="gramStart"/>
      <w:r w:rsidRPr="00FC0234">
        <w:rPr>
          <w:rFonts w:ascii="Times New Roman" w:eastAsia="Times New Roman" w:hAnsi="Times New Roman" w:cs="Times New Roman"/>
          <w:sz w:val="20"/>
          <w:szCs w:val="20"/>
        </w:rPr>
        <w:t>e.g.</w:t>
      </w:r>
      <w:proofErr w:type="gramEnd"/>
      <w:r w:rsidRPr="00FC0234">
        <w:rPr>
          <w:rFonts w:ascii="Times New Roman" w:eastAsia="Times New Roman" w:hAnsi="Times New Roman" w:cs="Times New Roman"/>
          <w:sz w:val="20"/>
          <w:szCs w:val="20"/>
        </w:rPr>
        <w:t xml:space="preserve"> the century was known but the year itself was not), the text was excluded from any temporal analysis, but remained in other models.</w:t>
      </w:r>
    </w:p>
  </w:footnote>
  <w:footnote w:id="8">
    <w:p w14:paraId="463AFA3B" w14:textId="79D7E07B" w:rsidR="004E7A7C" w:rsidRPr="00FF6634" w:rsidDel="0068335A" w:rsidRDefault="00000000">
      <w:pPr>
        <w:rPr>
          <w:del w:id="203" w:author="Samuel Pizelo" w:date="2023-04-17T15:53:00Z"/>
          <w:rFonts w:ascii="Times New Roman" w:eastAsia="Times New Roman" w:hAnsi="Times New Roman" w:cs="Times New Roman"/>
          <w:sz w:val="20"/>
          <w:szCs w:val="20"/>
          <w:highlight w:val="yellow"/>
        </w:rPr>
      </w:pPr>
      <w:del w:id="204" w:author="Samuel Pizelo" w:date="2023-04-17T15:53:00Z">
        <w:r w:rsidRPr="00FF6634" w:rsidDel="0068335A">
          <w:rPr>
            <w:rStyle w:val="FootnoteReference"/>
            <w:rFonts w:ascii="Times New Roman" w:hAnsi="Times New Roman" w:cs="Times New Roman"/>
            <w:sz w:val="20"/>
            <w:szCs w:val="20"/>
          </w:rPr>
          <w:footnoteRef/>
        </w:r>
        <w:r w:rsidRPr="00FF6634" w:rsidDel="0068335A">
          <w:rPr>
            <w:rFonts w:ascii="Times New Roman" w:eastAsia="Times New Roman" w:hAnsi="Times New Roman" w:cs="Times New Roman"/>
            <w:sz w:val="20"/>
            <w:szCs w:val="20"/>
          </w:rPr>
          <w:delText xml:space="preserve"> </w:delText>
        </w:r>
      </w:del>
      <w:moveFromRangeStart w:id="205" w:author="Samuel Pizelo" w:date="2023-04-17T15:53:00Z" w:name="move132639210"/>
      <w:moveFrom w:id="206" w:author="Samuel Pizelo" w:date="2023-04-17T15:53:00Z">
        <w:del w:id="207" w:author="Samuel Pizelo" w:date="2023-04-17T15:53:00Z">
          <w:r w:rsidRPr="00FF6634" w:rsidDel="0068335A">
            <w:rPr>
              <w:rFonts w:ascii="Times New Roman" w:eastAsia="Times New Roman" w:hAnsi="Times New Roman" w:cs="Times New Roman"/>
              <w:sz w:val="20"/>
              <w:szCs w:val="20"/>
            </w:rPr>
            <w:delText>Our topic models were computed using the Gensim wrapper to MALLET, a Java-based machine learning toolkit dedicated to NLP modeling. We optimized the total topics in the model according to a balance of metrics provided by the LDATuning package in R.</w:delText>
          </w:r>
        </w:del>
      </w:moveFrom>
      <w:moveFromRangeEnd w:id="205"/>
    </w:p>
  </w:footnote>
  <w:footnote w:id="9">
    <w:p w14:paraId="5F9E7D5A" w14:textId="60731E45" w:rsidR="004E7A7C" w:rsidRPr="00FF6634" w:rsidRDefault="00000000">
      <w:pPr>
        <w:rPr>
          <w:rFonts w:ascii="Times New Roman" w:eastAsia="Times New Roman" w:hAnsi="Times New Roman" w:cs="Times New Roman"/>
          <w:sz w:val="20"/>
          <w:szCs w:val="20"/>
        </w:rPr>
      </w:pPr>
      <w:r w:rsidRPr="00FF6634">
        <w:rPr>
          <w:rStyle w:val="FootnoteReference"/>
          <w:rFonts w:ascii="Times New Roman" w:hAnsi="Times New Roman" w:cs="Times New Roman"/>
          <w:sz w:val="20"/>
          <w:szCs w:val="20"/>
        </w:rPr>
        <w:footnoteRef/>
      </w:r>
      <w:r w:rsidRPr="00FF6634">
        <w:rPr>
          <w:rFonts w:ascii="Times New Roman" w:eastAsia="Times New Roman" w:hAnsi="Times New Roman" w:cs="Times New Roman"/>
          <w:sz w:val="20"/>
          <w:szCs w:val="20"/>
        </w:rPr>
        <w:t xml:space="preserve"> Because LDA is a </w:t>
      </w:r>
      <w:proofErr w:type="gramStart"/>
      <w:r w:rsidRPr="00FF6634">
        <w:rPr>
          <w:rFonts w:ascii="Times New Roman" w:eastAsia="Times New Roman" w:hAnsi="Times New Roman" w:cs="Times New Roman"/>
          <w:sz w:val="20"/>
          <w:szCs w:val="20"/>
        </w:rPr>
        <w:t>widely-used</w:t>
      </w:r>
      <w:proofErr w:type="gramEnd"/>
      <w:r w:rsidRPr="00FF6634">
        <w:rPr>
          <w:rFonts w:ascii="Times New Roman" w:eastAsia="Times New Roman" w:hAnsi="Times New Roman" w:cs="Times New Roman"/>
          <w:sz w:val="20"/>
          <w:szCs w:val="20"/>
        </w:rPr>
        <w:t xml:space="preserve"> technique, it is also the most likely source of operability and efficiency gains in the topic modeling space. As an example, see the recent GPU implementation of LDA called </w:t>
      </w:r>
      <w:proofErr w:type="spellStart"/>
      <w:r w:rsidRPr="00FF6634">
        <w:rPr>
          <w:rFonts w:ascii="Times New Roman" w:eastAsia="Times New Roman" w:hAnsi="Times New Roman" w:cs="Times New Roman"/>
          <w:sz w:val="20"/>
          <w:szCs w:val="20"/>
        </w:rPr>
        <w:t>CuLDA_CGS</w:t>
      </w:r>
      <w:proofErr w:type="spellEnd"/>
      <w:r w:rsidR="008954A0" w:rsidRPr="00FF6634">
        <w:rPr>
          <w:rFonts w:ascii="Times New Roman" w:eastAsia="Times New Roman" w:hAnsi="Times New Roman" w:cs="Times New Roman"/>
          <w:sz w:val="20"/>
          <w:szCs w:val="20"/>
        </w:rPr>
        <w:t xml:space="preserve"> (</w:t>
      </w:r>
      <w:proofErr w:type="spellStart"/>
      <w:r w:rsidRPr="00FF6634">
        <w:rPr>
          <w:rFonts w:ascii="Times New Roman" w:eastAsia="Times New Roman" w:hAnsi="Times New Roman" w:cs="Times New Roman"/>
          <w:sz w:val="20"/>
          <w:szCs w:val="20"/>
        </w:rPr>
        <w:t>Xie</w:t>
      </w:r>
      <w:proofErr w:type="spellEnd"/>
      <w:r w:rsidRPr="00FF6634">
        <w:rPr>
          <w:rFonts w:ascii="Times New Roman" w:eastAsia="Times New Roman" w:hAnsi="Times New Roman" w:cs="Times New Roman"/>
          <w:sz w:val="20"/>
          <w:szCs w:val="20"/>
        </w:rPr>
        <w:t xml:space="preserve"> et al. 2018</w:t>
      </w:r>
      <w:r w:rsidR="008954A0" w:rsidRPr="00FF6634">
        <w:rPr>
          <w:rFonts w:ascii="Times New Roman" w:eastAsia="Times New Roman" w:hAnsi="Times New Roman" w:cs="Times New Roman"/>
          <w:sz w:val="20"/>
          <w:szCs w:val="20"/>
        </w:rPr>
        <w:t>)</w:t>
      </w:r>
      <w:r w:rsidRPr="00FF6634">
        <w:rPr>
          <w:rFonts w:ascii="Times New Roman" w:eastAsia="Times New Roman" w:hAnsi="Times New Roman" w:cs="Times New Roman"/>
          <w:sz w:val="20"/>
          <w:szCs w:val="20"/>
        </w:rPr>
        <w:t>.</w:t>
      </w:r>
    </w:p>
  </w:footnote>
  <w:footnote w:id="10">
    <w:p w14:paraId="37B39F79" w14:textId="1CFC8491" w:rsidR="004E7A7C" w:rsidRDefault="00000000">
      <w:pPr>
        <w:rPr>
          <w:rFonts w:ascii="Times New Roman" w:eastAsia="Times New Roman" w:hAnsi="Times New Roman" w:cs="Times New Roman"/>
          <w:i/>
          <w:sz w:val="20"/>
          <w:szCs w:val="20"/>
        </w:rPr>
      </w:pPr>
      <w:r w:rsidRPr="00FF6634">
        <w:rPr>
          <w:rStyle w:val="FootnoteReference"/>
          <w:rFonts w:ascii="Times New Roman" w:hAnsi="Times New Roman" w:cs="Times New Roman"/>
          <w:sz w:val="20"/>
          <w:szCs w:val="20"/>
        </w:rPr>
        <w:footnoteRef/>
      </w:r>
      <w:r w:rsidRPr="00FF6634">
        <w:rPr>
          <w:rFonts w:ascii="Times New Roman" w:eastAsia="Times New Roman" w:hAnsi="Times New Roman" w:cs="Times New Roman"/>
          <w:sz w:val="20"/>
          <w:szCs w:val="20"/>
        </w:rPr>
        <w:t xml:space="preserve"> </w:t>
      </w:r>
      <w:moveFromRangeStart w:id="237" w:author="Samuel Pizelo" w:date="2023-04-17T15:54:00Z" w:name="move132639308"/>
      <w:moveFrom w:id="238" w:author="Samuel Pizelo" w:date="2023-04-17T15:54:00Z">
        <w:r w:rsidRPr="00FF6634" w:rsidDel="0068335A">
          <w:rPr>
            <w:rFonts w:ascii="Times New Roman" w:eastAsia="Times New Roman" w:hAnsi="Times New Roman" w:cs="Times New Roman"/>
            <w:sz w:val="20"/>
            <w:szCs w:val="20"/>
          </w:rPr>
          <w:t xml:space="preserve">We used NLTK Sentence Tokenizer to tokenize sentences for embeddings. We trained embeddings models using 250 dimensions, with a skipgram window of 15. For all author, location, and decade models, we trained models on any subset greater than two million words in size. For our diachronic embeddings visualization, we used procrustes alignment on the word vector for each decade model it appeared in, beginning with the last decade in our archive (1700) and working backward to leverage the richer spatial orientation of a high-vocabulary model. </w:t>
        </w:r>
      </w:moveFrom>
      <w:moveFromRangeEnd w:id="237"/>
      <w:r w:rsidRPr="00FF6634">
        <w:rPr>
          <w:rFonts w:ascii="Times New Roman" w:eastAsia="Times New Roman" w:hAnsi="Times New Roman" w:cs="Times New Roman"/>
          <w:sz w:val="20"/>
          <w:szCs w:val="20"/>
        </w:rPr>
        <w:t xml:space="preserve">This methodology follows that of Hamilton, </w:t>
      </w:r>
      <w:proofErr w:type="spellStart"/>
      <w:r w:rsidRPr="00FF6634">
        <w:rPr>
          <w:rFonts w:ascii="Times New Roman" w:eastAsia="Times New Roman" w:hAnsi="Times New Roman" w:cs="Times New Roman"/>
          <w:sz w:val="20"/>
          <w:szCs w:val="20"/>
        </w:rPr>
        <w:t>Leskovec</w:t>
      </w:r>
      <w:proofErr w:type="spellEnd"/>
      <w:r w:rsidRPr="00FF6634">
        <w:rPr>
          <w:rFonts w:ascii="Times New Roman" w:eastAsia="Times New Roman" w:hAnsi="Times New Roman" w:cs="Times New Roman"/>
          <w:sz w:val="20"/>
          <w:szCs w:val="20"/>
        </w:rPr>
        <w:t xml:space="preserve"> and </w:t>
      </w:r>
      <w:proofErr w:type="spellStart"/>
      <w:r w:rsidRPr="00FF6634">
        <w:rPr>
          <w:rFonts w:ascii="Times New Roman" w:eastAsia="Times New Roman" w:hAnsi="Times New Roman" w:cs="Times New Roman"/>
          <w:sz w:val="20"/>
          <w:szCs w:val="20"/>
        </w:rPr>
        <w:t>Juravsky</w:t>
      </w:r>
      <w:proofErr w:type="spellEnd"/>
      <w:ins w:id="239" w:author="Samuel Pizelo" w:date="2023-04-17T15:58:00Z">
        <w:r w:rsidR="0068335A">
          <w:rPr>
            <w:rFonts w:ascii="Times New Roman" w:eastAsia="Times New Roman" w:hAnsi="Times New Roman" w:cs="Times New Roman"/>
            <w:sz w:val="20"/>
            <w:szCs w:val="20"/>
          </w:rPr>
          <w:t xml:space="preserve"> (Hamilton et al.</w:t>
        </w:r>
        <w:r w:rsidR="00AC2EBA">
          <w:rPr>
            <w:rFonts w:ascii="Times New Roman" w:eastAsia="Times New Roman" w:hAnsi="Times New Roman" w:cs="Times New Roman"/>
            <w:sz w:val="20"/>
            <w:szCs w:val="20"/>
          </w:rPr>
          <w:t xml:space="preserve"> 2016).</w:t>
        </w:r>
      </w:ins>
      <w:del w:id="240" w:author="Samuel Pizelo" w:date="2023-04-17T15:58:00Z">
        <w:r w:rsidRPr="00FF6634" w:rsidDel="0068335A">
          <w:rPr>
            <w:rFonts w:ascii="Times New Roman" w:eastAsia="Times New Roman" w:hAnsi="Times New Roman" w:cs="Times New Roman"/>
            <w:sz w:val="20"/>
            <w:szCs w:val="20"/>
          </w:rPr>
          <w:delText>.</w:delText>
        </w:r>
      </w:del>
    </w:p>
  </w:footnote>
  <w:footnote w:id="11">
    <w:p w14:paraId="00F9BBF4" w14:textId="72909C28" w:rsidR="004E7A7C" w:rsidRDefault="00000000">
      <w:pPr>
        <w:rPr>
          <w:rFonts w:ascii="Times New Roman" w:eastAsia="Times New Roman" w:hAnsi="Times New Roman" w:cs="Times New Roman"/>
          <w:sz w:val="20"/>
          <w:szCs w:val="20"/>
          <w:highlight w:val="yellow"/>
        </w:rPr>
      </w:pPr>
      <w:r w:rsidRPr="0068335A">
        <w:rPr>
          <w:rStyle w:val="FootnoteReference"/>
          <w:rFonts w:ascii="Times New Roman" w:hAnsi="Times New Roman" w:cs="Times New Roman"/>
          <w:rPrChange w:id="246" w:author="Samuel Pizelo" w:date="2023-04-17T15:54:00Z">
            <w:rPr>
              <w:rStyle w:val="FootnoteReference"/>
            </w:rPr>
          </w:rPrChange>
        </w:rPr>
        <w:footnoteRef/>
      </w:r>
      <w:r w:rsidRPr="0068335A">
        <w:rPr>
          <w:rFonts w:ascii="Times New Roman" w:eastAsia="Times New Roman" w:hAnsi="Times New Roman" w:cs="Times New Roman"/>
          <w:sz w:val="20"/>
          <w:szCs w:val="20"/>
        </w:rPr>
        <w:t xml:space="preserve"> In</w:t>
      </w:r>
      <w:r>
        <w:rPr>
          <w:rFonts w:ascii="Times New Roman" w:eastAsia="Times New Roman" w:hAnsi="Times New Roman" w:cs="Times New Roman"/>
          <w:sz w:val="20"/>
          <w:szCs w:val="20"/>
        </w:rPr>
        <w:t xml:space="preserve"> addition to plotly.js, we also used </w:t>
      </w:r>
      <w:r>
        <w:rPr>
          <w:rFonts w:ascii="Times New Roman" w:eastAsia="Times New Roman" w:hAnsi="Times New Roman" w:cs="Times New Roman"/>
          <w:sz w:val="20"/>
          <w:szCs w:val="20"/>
          <w:highlight w:val="white"/>
        </w:rPr>
        <w:t xml:space="preserve">Vec2Graph </w:t>
      </w:r>
      <w:r>
        <w:rPr>
          <w:rFonts w:ascii="Times New Roman" w:eastAsia="Times New Roman" w:hAnsi="Times New Roman" w:cs="Times New Roman"/>
          <w:sz w:val="20"/>
          <w:szCs w:val="20"/>
        </w:rPr>
        <w:t xml:space="preserve">in the design of the word embeddings visualizations. </w:t>
      </w:r>
      <w:r w:rsidR="008954A0">
        <w:rPr>
          <w:rFonts w:ascii="Times New Roman" w:eastAsia="Times New Roman" w:hAnsi="Times New Roman" w:cs="Times New Roman"/>
          <w:sz w:val="20"/>
          <w:szCs w:val="20"/>
        </w:rPr>
        <w:t>(</w:t>
      </w:r>
      <w:proofErr w:type="spellStart"/>
      <w:r w:rsidR="008954A0">
        <w:rPr>
          <w:rFonts w:ascii="Times New Roman" w:eastAsia="Times New Roman" w:hAnsi="Times New Roman" w:cs="Times New Roman"/>
          <w:sz w:val="20"/>
          <w:szCs w:val="20"/>
        </w:rPr>
        <w:t>Katricheva</w:t>
      </w:r>
      <w:proofErr w:type="spellEnd"/>
      <w:r w:rsidR="008954A0">
        <w:rPr>
          <w:rFonts w:ascii="Times New Roman" w:eastAsia="Times New Roman" w:hAnsi="Times New Roman" w:cs="Times New Roman"/>
          <w:sz w:val="20"/>
          <w:szCs w:val="20"/>
        </w:rPr>
        <w:t xml:space="preserve"> et al.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6ED8A" w14:textId="07636793" w:rsidR="004E7A7C"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1A32B7">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D6148" w14:textId="77777777" w:rsidR="004E7A7C" w:rsidRDefault="004E7A7C">
    <w:pPr>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uel Pizelo">
    <w15:presenceInfo w15:providerId="AD" w15:userId="S::spizelo@ucdavis.edu::19868927-1df5-4c94-bc30-80a15056794d"/>
  </w15:person>
  <w15:person w15:author="Arthur V Koehl">
    <w15:presenceInfo w15:providerId="AD" w15:userId="S::avkoehl@ucdavis.edu::6ff74d99-4f9a-4877-91c3-94d8e0016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A7C"/>
    <w:rsid w:val="00016A71"/>
    <w:rsid w:val="000950A7"/>
    <w:rsid w:val="000E77F5"/>
    <w:rsid w:val="000F5FB4"/>
    <w:rsid w:val="00103AE0"/>
    <w:rsid w:val="00190582"/>
    <w:rsid w:val="001A32B7"/>
    <w:rsid w:val="002055CB"/>
    <w:rsid w:val="002625BF"/>
    <w:rsid w:val="0027670B"/>
    <w:rsid w:val="002C6A69"/>
    <w:rsid w:val="002E307A"/>
    <w:rsid w:val="003043D7"/>
    <w:rsid w:val="003751D5"/>
    <w:rsid w:val="003C5E38"/>
    <w:rsid w:val="003E6A6F"/>
    <w:rsid w:val="004278FF"/>
    <w:rsid w:val="004321AE"/>
    <w:rsid w:val="00453349"/>
    <w:rsid w:val="004732E7"/>
    <w:rsid w:val="004A4324"/>
    <w:rsid w:val="004C12EA"/>
    <w:rsid w:val="004E7A7C"/>
    <w:rsid w:val="00543DDE"/>
    <w:rsid w:val="005504ED"/>
    <w:rsid w:val="005A5946"/>
    <w:rsid w:val="005C727A"/>
    <w:rsid w:val="005F2D53"/>
    <w:rsid w:val="00600D9E"/>
    <w:rsid w:val="00617B7D"/>
    <w:rsid w:val="00635BBC"/>
    <w:rsid w:val="00651832"/>
    <w:rsid w:val="006564BB"/>
    <w:rsid w:val="0068335A"/>
    <w:rsid w:val="006B7806"/>
    <w:rsid w:val="006F1032"/>
    <w:rsid w:val="0070670D"/>
    <w:rsid w:val="00764423"/>
    <w:rsid w:val="00774B9B"/>
    <w:rsid w:val="007853E8"/>
    <w:rsid w:val="007D062F"/>
    <w:rsid w:val="008371D2"/>
    <w:rsid w:val="00857A4F"/>
    <w:rsid w:val="008954A0"/>
    <w:rsid w:val="008D56C6"/>
    <w:rsid w:val="00903C0C"/>
    <w:rsid w:val="009235D7"/>
    <w:rsid w:val="0095475A"/>
    <w:rsid w:val="0096592A"/>
    <w:rsid w:val="00967DE8"/>
    <w:rsid w:val="00981854"/>
    <w:rsid w:val="009B2702"/>
    <w:rsid w:val="009D4D25"/>
    <w:rsid w:val="00A26420"/>
    <w:rsid w:val="00A666E0"/>
    <w:rsid w:val="00A70A92"/>
    <w:rsid w:val="00AA5F48"/>
    <w:rsid w:val="00AB3701"/>
    <w:rsid w:val="00AB589F"/>
    <w:rsid w:val="00AC2EBA"/>
    <w:rsid w:val="00AE52D8"/>
    <w:rsid w:val="00B061E5"/>
    <w:rsid w:val="00B65D6A"/>
    <w:rsid w:val="00B96219"/>
    <w:rsid w:val="00BE7EDF"/>
    <w:rsid w:val="00C0225E"/>
    <w:rsid w:val="00C119F7"/>
    <w:rsid w:val="00C62812"/>
    <w:rsid w:val="00C656FA"/>
    <w:rsid w:val="00C9533D"/>
    <w:rsid w:val="00CA5439"/>
    <w:rsid w:val="00CC3AC9"/>
    <w:rsid w:val="00CC3E05"/>
    <w:rsid w:val="00CE0392"/>
    <w:rsid w:val="00D24FA7"/>
    <w:rsid w:val="00D430C1"/>
    <w:rsid w:val="00D469A2"/>
    <w:rsid w:val="00DD3B1E"/>
    <w:rsid w:val="00E911BF"/>
    <w:rsid w:val="00EB5E33"/>
    <w:rsid w:val="00F02461"/>
    <w:rsid w:val="00F432E3"/>
    <w:rsid w:val="00F648FA"/>
    <w:rsid w:val="00F6791B"/>
    <w:rsid w:val="00FC0234"/>
    <w:rsid w:val="00FE2117"/>
    <w:rsid w:val="00FF2A25"/>
    <w:rsid w:val="00FF6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566B69"/>
  <w15:docId w15:val="{F802E26C-BE36-3E49-875F-D0962F6AB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C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A1CC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BA1CC5"/>
    <w:rPr>
      <w:rFonts w:ascii="Times New Roman" w:eastAsia="Times New Roman" w:hAnsi="Times New Roman" w:cs="Times New Roman"/>
      <w:b/>
      <w:bCs/>
      <w:sz w:val="36"/>
      <w:szCs w:val="36"/>
    </w:rPr>
  </w:style>
  <w:style w:type="paragraph" w:styleId="NormalWeb">
    <w:name w:val="Normal (Web)"/>
    <w:basedOn w:val="Normal"/>
    <w:uiPriority w:val="99"/>
    <w:unhideWhenUsed/>
    <w:rsid w:val="00BA1CC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A1CC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A1CC5"/>
    <w:rPr>
      <w:color w:val="0000FF"/>
      <w:u w:val="single"/>
    </w:rPr>
  </w:style>
  <w:style w:type="character" w:styleId="UnresolvedMention">
    <w:name w:val="Unresolved Mention"/>
    <w:basedOn w:val="DefaultParagraphFont"/>
    <w:uiPriority w:val="99"/>
    <w:rsid w:val="000E23C8"/>
    <w:rPr>
      <w:color w:val="605E5C"/>
      <w:shd w:val="clear" w:color="auto" w:fill="E1DFDD"/>
    </w:rPr>
  </w:style>
  <w:style w:type="paragraph" w:styleId="FootnoteText">
    <w:name w:val="footnote text"/>
    <w:basedOn w:val="Normal"/>
    <w:link w:val="FootnoteTextChar"/>
    <w:uiPriority w:val="99"/>
    <w:semiHidden/>
    <w:unhideWhenUsed/>
    <w:rsid w:val="00952368"/>
    <w:rPr>
      <w:sz w:val="20"/>
      <w:szCs w:val="20"/>
    </w:rPr>
  </w:style>
  <w:style w:type="character" w:customStyle="1" w:styleId="FootnoteTextChar">
    <w:name w:val="Footnote Text Char"/>
    <w:basedOn w:val="DefaultParagraphFont"/>
    <w:link w:val="FootnoteText"/>
    <w:uiPriority w:val="99"/>
    <w:semiHidden/>
    <w:rsid w:val="00952368"/>
    <w:rPr>
      <w:sz w:val="20"/>
      <w:szCs w:val="20"/>
    </w:rPr>
  </w:style>
  <w:style w:type="character" w:styleId="FootnoteReference">
    <w:name w:val="footnote reference"/>
    <w:basedOn w:val="DefaultParagraphFont"/>
    <w:uiPriority w:val="99"/>
    <w:semiHidden/>
    <w:unhideWhenUsed/>
    <w:rsid w:val="00952368"/>
    <w:rPr>
      <w:vertAlign w:val="superscript"/>
    </w:rPr>
  </w:style>
  <w:style w:type="paragraph" w:styleId="ListParagraph">
    <w:name w:val="List Paragraph"/>
    <w:basedOn w:val="Normal"/>
    <w:uiPriority w:val="34"/>
    <w:qFormat/>
    <w:rsid w:val="00E62C2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5A5946"/>
  </w:style>
  <w:style w:type="character" w:styleId="FollowedHyperlink">
    <w:name w:val="FollowedHyperlink"/>
    <w:basedOn w:val="DefaultParagraphFont"/>
    <w:uiPriority w:val="99"/>
    <w:semiHidden/>
    <w:unhideWhenUsed/>
    <w:rsid w:val="002E30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634662">
      <w:bodyDiv w:val="1"/>
      <w:marLeft w:val="0"/>
      <w:marRight w:val="0"/>
      <w:marTop w:val="0"/>
      <w:marBottom w:val="0"/>
      <w:divBdr>
        <w:top w:val="none" w:sz="0" w:space="0" w:color="auto"/>
        <w:left w:val="none" w:sz="0" w:space="0" w:color="auto"/>
        <w:bottom w:val="none" w:sz="0" w:space="0" w:color="auto"/>
        <w:right w:val="none" w:sz="0" w:space="0" w:color="auto"/>
      </w:divBdr>
      <w:divsChild>
        <w:div w:id="517541798">
          <w:marLeft w:val="0"/>
          <w:marRight w:val="0"/>
          <w:marTop w:val="0"/>
          <w:marBottom w:val="0"/>
          <w:divBdr>
            <w:top w:val="none" w:sz="0" w:space="0" w:color="auto"/>
            <w:left w:val="none" w:sz="0" w:space="0" w:color="auto"/>
            <w:bottom w:val="none" w:sz="0" w:space="0" w:color="auto"/>
            <w:right w:val="none" w:sz="0" w:space="0" w:color="auto"/>
          </w:divBdr>
          <w:divsChild>
            <w:div w:id="1389769042">
              <w:marLeft w:val="0"/>
              <w:marRight w:val="0"/>
              <w:marTop w:val="0"/>
              <w:marBottom w:val="0"/>
              <w:divBdr>
                <w:top w:val="none" w:sz="0" w:space="0" w:color="auto"/>
                <w:left w:val="none" w:sz="0" w:space="0" w:color="auto"/>
                <w:bottom w:val="none" w:sz="0" w:space="0" w:color="auto"/>
                <w:right w:val="none" w:sz="0" w:space="0" w:color="auto"/>
              </w:divBdr>
              <w:divsChild>
                <w:div w:id="1491940067">
                  <w:marLeft w:val="0"/>
                  <w:marRight w:val="0"/>
                  <w:marTop w:val="0"/>
                  <w:marBottom w:val="0"/>
                  <w:divBdr>
                    <w:top w:val="none" w:sz="0" w:space="0" w:color="auto"/>
                    <w:left w:val="none" w:sz="0" w:space="0" w:color="auto"/>
                    <w:bottom w:val="none" w:sz="0" w:space="0" w:color="auto"/>
                    <w:right w:val="none" w:sz="0" w:space="0" w:color="auto"/>
                  </w:divBdr>
                  <w:divsChild>
                    <w:div w:id="1955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8653/v1/P16-1141"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arxiv.org/abs/1301.3781" TargetMode="External"/><Relationship Id="rId42" Type="http://schemas.openxmlformats.org/officeDocument/2006/relationships/theme" Target="theme/theme1.xml"/><Relationship Id="rId7" Type="http://schemas.openxmlformats.org/officeDocument/2006/relationships/hyperlink" Target="mailto:spizelo@ucdavis.edu"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07/978-3-030-39575-9_20"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73/pnas.1720347115" TargetMode="External"/><Relationship Id="rId32" Type="http://schemas.openxmlformats.org/officeDocument/2006/relationships/hyperlink" Target="https://doi.org/10.1093/sq/quz001"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214/07-AOAS114" TargetMode="External"/><Relationship Id="rId28" Type="http://schemas.openxmlformats.org/officeDocument/2006/relationships/hyperlink" Target="http://arxiv.org/abs/1807.04148" TargetMode="External"/><Relationship Id="rId36" Type="http://schemas.openxmlformats.org/officeDocument/2006/relationships/hyperlink" Target="http://winedarksea.org/?p=92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145/2736277.2741627"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arxiv.org/abs/1807.04148" TargetMode="External"/><Relationship Id="rId30" Type="http://schemas.openxmlformats.org/officeDocument/2006/relationships/hyperlink" Target="https://doi.org/10.3115/v1/W14-2517" TargetMode="External"/><Relationship Id="rId35" Type="http://schemas.openxmlformats.org/officeDocument/2006/relationships/hyperlink" Target="https://doi.org/10.3115/v1/W14-3110" TargetMode="External"/><Relationship Id="rId8" Type="http://schemas.openxmlformats.org/officeDocument/2006/relationships/hyperlink" Target="mailto:avkoehl@ucdavis.ed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73/pnas.1719792115" TargetMode="External"/><Relationship Id="rId33" Type="http://schemas.openxmlformats.org/officeDocument/2006/relationships/hyperlink" Target="http://arxiv.org/abs/1301.3781" TargetMode="External"/><Relationship Id="rId38"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books.google.com/ngrams/" TargetMode="External"/><Relationship Id="rId2" Type="http://schemas.openxmlformats.org/officeDocument/2006/relationships/hyperlink" Target="https://gale.com/intl/primary-sources/digital-scholar-lab" TargetMode="External"/><Relationship Id="rId1" Type="http://schemas.openxmlformats.org/officeDocument/2006/relationships/hyperlink" Target="https://www.jstor.org/analy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osNsATJYMvHTYLfnA/d3EduJvw==">AMUW2mW0Zn1PJVbC2yxJ2koufyQIFOup+dffmCjZ/iN9lS48b7hLH/y+zEL92nC9gh2PKwsu4krtgUZQri5mOJ5DG8dfUdyGdAgA+BiKWAOIyVjZ4mhbrHflA8TBUUP0rZjFf384cpP1xet/8f1UjomsLVYAIEMZRe35N5G41JlpLb7n51/rBzxyDpMjmLeg39hYv+pFFfuHkv6ES8RVKFqLfBzMIlfOBzRIZsmqbCEbevcxRA4+io4A5lwMaQNAerPtdKvE8CqCSdGsWhV0KzovF1fplu4TeboRaXn5itxWenJYc7gIP97GRjYaZYZo2DGwuv4lVrrYrMy7tRyZ08USbTVZjN2E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28</Pages>
  <Words>8930</Words>
  <Characters>50905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Pizelo</dc:creator>
  <cp:lastModifiedBy>Samuel Pizelo</cp:lastModifiedBy>
  <cp:revision>6</cp:revision>
  <dcterms:created xsi:type="dcterms:W3CDTF">2023-04-18T23:51:00Z</dcterms:created>
  <dcterms:modified xsi:type="dcterms:W3CDTF">2023-04-19T18:07:00Z</dcterms:modified>
</cp:coreProperties>
</file>