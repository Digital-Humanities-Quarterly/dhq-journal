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B606DD" w:rsidR="007A50DC" w:rsidRDefault="00751FC0" w14:paraId="208599DB" w14:textId="77777777">
      <w:pPr>
        <w:pStyle w:val="Title"/>
      </w:pPr>
      <w:r w:rsidRPr="00B606DD">
        <w:t>Do all politicians sound the same? Comparing model explanations to human responses</w:t>
      </w:r>
    </w:p>
    <w:p w:rsidRPr="00B606DD" w:rsidR="008E36EC" w:rsidP="008E36EC" w:rsidRDefault="008E36EC" w14:paraId="4967080B" w14:textId="77777777">
      <w:pPr>
        <w:pStyle w:val="BodyText"/>
      </w:pPr>
    </w:p>
    <w:p w:rsidRPr="00B606DD" w:rsidR="004A31BA" w:rsidP="004A31BA" w:rsidRDefault="004A31BA" w14:paraId="62412780" w14:textId="4CE007ED">
      <w:pPr>
        <w:pStyle w:val="BodyText"/>
        <w:jc w:val="center"/>
        <w:rPr>
          <w:sz w:val="28"/>
          <w:szCs w:val="28"/>
        </w:rPr>
      </w:pPr>
      <w:r w:rsidRPr="3F1F5300" w:rsidR="004A31BA">
        <w:rPr>
          <w:sz w:val="28"/>
          <w:szCs w:val="28"/>
        </w:rPr>
        <w:t>Otto Tarkka</w:t>
      </w:r>
      <w:r w:rsidRPr="3F1F5300" w:rsidR="004A31BA">
        <w:rPr>
          <w:sz w:val="28"/>
          <w:szCs w:val="28"/>
          <w:vertAlign w:val="superscript"/>
        </w:rPr>
        <w:t>1</w:t>
      </w:r>
      <w:r w:rsidRPr="3F1F5300" w:rsidR="004A31BA">
        <w:rPr>
          <w:sz w:val="28"/>
          <w:szCs w:val="28"/>
        </w:rPr>
        <w:t>*, Kimmo Elo</w:t>
      </w:r>
      <w:r w:rsidRPr="3F1F5300" w:rsidR="004A31BA">
        <w:rPr>
          <w:sz w:val="28"/>
          <w:szCs w:val="28"/>
          <w:vertAlign w:val="superscript"/>
        </w:rPr>
        <w:t>2</w:t>
      </w:r>
      <w:r w:rsidRPr="3F1F5300" w:rsidR="3E566F05">
        <w:rPr>
          <w:sz w:val="28"/>
          <w:szCs w:val="28"/>
          <w:vertAlign w:val="superscript"/>
        </w:rPr>
        <w:t>,3</w:t>
      </w:r>
      <w:r w:rsidRPr="3F1F5300" w:rsidR="004A31BA">
        <w:rPr>
          <w:sz w:val="28"/>
          <w:szCs w:val="28"/>
        </w:rPr>
        <w:t>, Filip Ginter</w:t>
      </w:r>
      <w:r w:rsidRPr="3F1F5300" w:rsidR="004A31BA">
        <w:rPr>
          <w:sz w:val="28"/>
          <w:szCs w:val="28"/>
          <w:vertAlign w:val="superscript"/>
        </w:rPr>
        <w:t>1</w:t>
      </w:r>
      <w:r w:rsidRPr="3F1F5300" w:rsidR="004A31BA">
        <w:rPr>
          <w:sz w:val="28"/>
          <w:szCs w:val="28"/>
        </w:rPr>
        <w:t>, Veronika Laippala</w:t>
      </w:r>
      <w:r w:rsidRPr="3F1F5300" w:rsidR="004A31BA">
        <w:rPr>
          <w:sz w:val="28"/>
          <w:szCs w:val="28"/>
          <w:vertAlign w:val="superscript"/>
        </w:rPr>
        <w:t>1</w:t>
      </w:r>
    </w:p>
    <w:p w:rsidRPr="00B606DD" w:rsidR="004A31BA" w:rsidP="004A31BA" w:rsidRDefault="004A31BA" w14:paraId="789550C8" w14:textId="3559B49E">
      <w:pPr>
        <w:pStyle w:val="BodyText"/>
        <w:jc w:val="center"/>
      </w:pPr>
      <w:r w:rsidRPr="3F1F5300" w:rsidR="004A31BA">
        <w:rPr>
          <w:vertAlign w:val="superscript"/>
        </w:rPr>
        <w:t>1</w:t>
      </w:r>
      <w:r w:rsidR="004A31BA">
        <w:rPr/>
        <w:t>TurkuNLP, University of Turku</w:t>
      </w:r>
    </w:p>
    <w:p w:rsidRPr="00B606DD" w:rsidR="004A31BA" w:rsidP="004A31BA" w:rsidRDefault="004A31BA" w14:paraId="7E84A073" w14:textId="2614BFC5">
      <w:pPr>
        <w:pStyle w:val="BodyText"/>
        <w:jc w:val="center"/>
      </w:pPr>
      <w:r w:rsidRPr="3F1F5300" w:rsidR="004A31BA">
        <w:rPr>
          <w:vertAlign w:val="superscript"/>
        </w:rPr>
        <w:t>2</w:t>
      </w:r>
      <w:r w:rsidR="004A31BA">
        <w:rPr/>
        <w:t>Centre for Parliamentary Studies, University of Turku</w:t>
      </w:r>
    </w:p>
    <w:p w:rsidRPr="00B606DD" w:rsidR="004A31BA" w:rsidP="3F1F5300" w:rsidRDefault="004A31BA" w14:paraId="777CB7C3" w14:textId="73671376">
      <w:pPr>
        <w:pStyle w:val="BodyText"/>
        <w:jc w:val="center"/>
        <w:rPr>
          <w:rFonts w:ascii="Cambria" w:hAnsi="Cambria" w:eastAsia="Cambria"/>
          <w:noProof w:val="0"/>
          <w:sz w:val="24"/>
          <w:szCs w:val="24"/>
          <w:lang w:val="en-GB"/>
        </w:rPr>
      </w:pPr>
      <w:r w:rsidRPr="3F1F5300" w:rsidR="420F1784">
        <w:rPr>
          <w:rFonts w:ascii="Cambria" w:hAnsi="Cambria" w:eastAsia="Cambria"/>
          <w:noProof w:val="0"/>
          <w:sz w:val="24"/>
          <w:szCs w:val="24"/>
          <w:vertAlign w:val="superscript"/>
          <w:lang w:val="en-GB"/>
        </w:rPr>
        <w:t>3</w:t>
      </w:r>
      <w:r w:rsidRPr="3F1F5300" w:rsidR="3C0C1F0C">
        <w:rPr>
          <w:rFonts w:ascii="Cambria" w:hAnsi="Cambria" w:eastAsia="Cambria"/>
          <w:noProof w:val="0"/>
          <w:sz w:val="24"/>
          <w:szCs w:val="24"/>
          <w:lang w:val="en-GB"/>
        </w:rPr>
        <w:t>University of Eastern Finland</w:t>
      </w:r>
    </w:p>
    <w:p w:rsidRPr="00B606DD" w:rsidR="004A31BA" w:rsidP="3F1F5300" w:rsidRDefault="004A31BA" w14:paraId="33A283DC" w14:textId="3C072C84">
      <w:pPr>
        <w:pStyle w:val="BodyText"/>
        <w:jc w:val="center"/>
        <w:rPr>
          <w:rFonts w:ascii="Cambria" w:hAnsi="Cambria" w:eastAsia="Cambria"/>
          <w:noProof w:val="0"/>
          <w:sz w:val="24"/>
          <w:szCs w:val="24"/>
          <w:lang w:val="en-GB"/>
        </w:rPr>
      </w:pPr>
      <w:r w:rsidR="004A31BA">
        <w:rPr/>
        <w:t>*Corresponding author: ohitar@utu.fi</w:t>
      </w:r>
    </w:p>
    <w:p w:rsidRPr="00B606DD" w:rsidR="008E36EC" w:rsidP="008E36EC" w:rsidRDefault="008E36EC" w14:paraId="29145E96" w14:textId="6F56B77B">
      <w:pPr>
        <w:pStyle w:val="Heading1"/>
      </w:pPr>
      <w:r w:rsidRPr="00B606DD">
        <w:t>Abstract</w:t>
      </w:r>
    </w:p>
    <w:p w:rsidRPr="00B606DD" w:rsidR="008E36EC" w:rsidP="004A31BA" w:rsidRDefault="008E36EC" w14:paraId="5596B420" w14:textId="79E74ABD">
      <w:pPr>
        <w:pStyle w:val="BodyText"/>
        <w:jc w:val="both"/>
      </w:pPr>
      <w:r w:rsidR="184598A6">
        <w:rPr/>
        <w:t xml:space="preserve">It is </w:t>
      </w:r>
      <w:r w:rsidR="184598A6">
        <w:rPr/>
        <w:t>sometim</w:t>
      </w:r>
      <w:r w:rsidR="184598A6">
        <w:rPr/>
        <w:t>es said that all politicians sound the same with their speeches mired in political jargon full of clichés and false promises. To investigate how distinct the plenary speeches of political parties truly are and what linguistic features make them distinct, we train</w:t>
      </w:r>
      <w:ins w:author="Otto Tarkka" w:date="2025-08-14T06:40:37.817Z" w:id="903150313">
        <w:r w:rsidR="5E400AE8">
          <w:t>ed</w:t>
        </w:r>
      </w:ins>
      <w:r w:rsidR="184598A6">
        <w:rPr/>
        <w:t xml:space="preserve"> </w:t>
      </w:r>
      <w:ins w:author="Otto Tarkka" w:date="2025-08-12T05:43:47.86Z" w:id="1919565916">
        <w:r w:rsidR="71BB1963">
          <w:t>a</w:t>
        </w:r>
      </w:ins>
      <w:ins w:author="Otto Tarkka" w:date="2025-08-08T09:10:07.12Z" w:id="554496529">
        <w:r w:rsidR="1D7E6BF9">
          <w:t xml:space="preserve"> </w:t>
        </w:r>
      </w:ins>
      <w:r w:rsidR="184598A6">
        <w:rPr/>
        <w:t>BERT classifier to predict the party affiliation of Finnish members of parliament from their plenary speeches. We contrast</w:t>
      </w:r>
      <w:ins w:author="Otto Tarkka" w:date="2025-08-14T06:40:50.83Z" w:id="270677163">
        <w:r w:rsidR="0EA12F26">
          <w:t>ed</w:t>
        </w:r>
      </w:ins>
      <w:r w:rsidR="184598A6">
        <w:rPr/>
        <w:t xml:space="preserve"> and </w:t>
      </w:r>
      <w:r w:rsidR="184598A6">
        <w:rPr/>
        <w:t>compare</w:t>
      </w:r>
      <w:ins w:author="Otto Tarkka" w:date="2025-08-14T06:40:52.913Z" w:id="88618079">
        <w:r w:rsidR="1D5A0A70">
          <w:t>d</w:t>
        </w:r>
      </w:ins>
      <w:r w:rsidR="184598A6">
        <w:rPr/>
        <w:t xml:space="preserve"> model performance to human responses to see how humans and the model differ in their ability to distinguish between the parties. We use</w:t>
      </w:r>
      <w:ins w:author="Otto Tarkka" w:date="2025-08-14T06:41:03.307Z" w:id="1295484087">
        <w:r w:rsidR="044E17BB">
          <w:t>d</w:t>
        </w:r>
      </w:ins>
      <w:r w:rsidR="184598A6">
        <w:rPr/>
        <w:t xml:space="preserve"> the model explainability method SHAP to </w:t>
      </w:r>
      <w:r w:rsidR="184598A6">
        <w:rPr/>
        <w:t>identify</w:t>
      </w:r>
      <w:r w:rsidR="184598A6">
        <w:rPr/>
        <w:t xml:space="preserve"> the linguistic cues that the model most relies on. We show that a deep learning model can distinguish between parties much more accurately than the respondents to the questionnaire. The SHAP explanations and questionnaire responses reveal that </w:t>
      </w:r>
      <w:r w:rsidR="184598A6">
        <w:rPr/>
        <w:t>whereas</w:t>
      </w:r>
      <w:r w:rsidR="184598A6">
        <w:rPr/>
        <w:t xml:space="preserve"> humans tend to rely on mostly topical cues, the model has learned to </w:t>
      </w:r>
      <w:r w:rsidR="5C42B2E7">
        <w:rPr/>
        <w:t>recognize</w:t>
      </w:r>
      <w:r w:rsidR="184598A6">
        <w:rPr/>
        <w:t xml:space="preserve"> other cues as well, such as personal style and rhetoric.</w:t>
      </w:r>
    </w:p>
    <w:p w:rsidRPr="00B606DD" w:rsidR="008E36EC" w:rsidP="008E36EC" w:rsidRDefault="008E36EC" w14:paraId="11892305" w14:textId="77777777">
      <w:pPr>
        <w:pStyle w:val="BodyText"/>
      </w:pPr>
    </w:p>
    <w:p w:rsidRPr="00B606DD" w:rsidR="008E36EC" w:rsidP="008E36EC" w:rsidRDefault="008E36EC" w14:paraId="41184E6A" w14:textId="66FD5F7A">
      <w:pPr>
        <w:pStyle w:val="BodyText"/>
      </w:pPr>
      <w:r w:rsidR="008E36EC">
        <w:rPr/>
        <w:t xml:space="preserve">keywords: </w:t>
      </w:r>
      <w:del w:author="Otto Tarkka" w:date="2025-08-25T07:33:44.151Z" w:id="919388980">
        <w:r w:rsidDel="008E36EC">
          <w:delText>machine learning, political speech, parliament, model explainability</w:delText>
        </w:r>
      </w:del>
      <w:ins w:author="Otto Tarkka" w:date="2025-08-25T07:33:58.926Z" w:id="2085998875">
        <w:r w:rsidR="6DEAD684">
          <w:t xml:space="preserve"> Machine Learning, Linguistics, </w:t>
        </w:r>
      </w:ins>
      <w:ins w:author="Otto Tarkka" w:date="2025-08-25T07:34:23.817Z" w:id="1598260366">
        <w:r w:rsidR="6DEAD684">
          <w:t>Data Analytics</w:t>
        </w:r>
      </w:ins>
    </w:p>
    <w:p w:rsidRPr="00B606DD" w:rsidR="007A50DC" w:rsidRDefault="00751FC0" w14:paraId="406C3442" w14:textId="77777777">
      <w:pPr>
        <w:pStyle w:val="Heading1"/>
      </w:pPr>
      <w:bookmarkStart w:name="sec1" w:id="0"/>
      <w:r w:rsidRPr="00B606DD">
        <w:t>Introduction</w:t>
      </w:r>
    </w:p>
    <w:p w:rsidRPr="00B606DD" w:rsidR="007A50DC" w:rsidP="00D072B4" w:rsidRDefault="00751FC0" w14:paraId="121DAFAE" w14:textId="2E1FE2D7">
      <w:pPr>
        <w:pStyle w:val="FirstParagraph"/>
        <w:jc w:val="both"/>
      </w:pPr>
      <w:r w:rsidRPr="5E7FEE51" w:rsidR="00751FC0">
        <w:rPr>
          <w:lang w:val="en-GB"/>
        </w:rPr>
        <w:t xml:space="preserve">Language is a fundamental part of doing politics. The way laws are enacted, debates held, and manifestos written are all deeply entrenched in rhetoric and discourses that are both rooted in their time and take inspiration from the past. Scholars such as Edelman claim that “political language </w:t>
      </w:r>
      <w:r w:rsidRPr="5E7FEE51" w:rsidR="00751FC0">
        <w:rPr>
          <w:i w:val="1"/>
          <w:iCs w:val="1"/>
          <w:lang w:val="en-GB"/>
        </w:rPr>
        <w:t>is</w:t>
      </w:r>
      <w:r w:rsidRPr="5E7FEE51" w:rsidR="00751FC0">
        <w:rPr>
          <w:lang w:val="en-GB"/>
        </w:rPr>
        <w:t xml:space="preserve"> political reality”</w:t>
      </w:r>
      <w:r w:rsidRPr="5E7FEE51" w:rsidR="00EB26D4">
        <w:rPr>
          <w:lang w:val="en-GB"/>
        </w:rPr>
        <w:t xml:space="preserve"> </w:t>
      </w:r>
      <w:r w:rsidRPr="5E7FEE51" w:rsidR="00307A0A">
        <w:rPr>
          <w:lang w:val="en-GB"/>
        </w:rPr>
        <w:t>(1988, p. 104)</w:t>
      </w:r>
      <w:r w:rsidRPr="5E7FEE51" w:rsidR="00CA5619">
        <w:rPr>
          <w:rStyle w:val="FootnoteReference"/>
          <w:lang w:val="en-GB"/>
        </w:rPr>
        <w:footnoteReference w:id="1"/>
      </w:r>
      <w:r w:rsidRPr="5E7FEE51" w:rsidR="00751FC0">
        <w:rPr>
          <w:lang w:val="en-GB"/>
        </w:rPr>
        <w:t xml:space="preserve"> while </w:t>
      </w:r>
      <w:r w:rsidRPr="5E7FEE51" w:rsidR="00751FC0">
        <w:rPr>
          <w:lang w:val="en-GB"/>
        </w:rPr>
        <w:t>Rubinelli</w:t>
      </w:r>
      <w:r w:rsidRPr="5E7FEE51" w:rsidR="00751FC0">
        <w:rPr>
          <w:lang w:val="en-GB"/>
        </w:rPr>
        <w:t xml:space="preserve"> says that "the language of politics is essentially rhetorical"</w:t>
      </w:r>
      <w:r w:rsidRPr="5E7FEE51" w:rsidR="00EB26D4">
        <w:rPr>
          <w:lang w:val="en-GB"/>
        </w:rPr>
        <w:t xml:space="preserve"> </w:t>
      </w:r>
      <w:r w:rsidRPr="5E7FEE51" w:rsidR="00307A0A">
        <w:rPr>
          <w:lang w:val="en-GB"/>
        </w:rPr>
        <w:t>(2018, p. 27)</w:t>
      </w:r>
      <w:r w:rsidRPr="5E7FEE51" w:rsidR="00751FC0">
        <w:rPr>
          <w:lang w:val="en-GB"/>
        </w:rPr>
        <w:t xml:space="preserve">. Politics are done through language and, thus, through language, we can make inferences about the underlying ideological motivations of political actors. Being able to differentiate between political parties is an important aspect of civil </w:t>
      </w:r>
      <w:r w:rsidRPr="5E7FEE51" w:rsidR="00751FC0">
        <w:rPr>
          <w:lang w:val="en-GB"/>
        </w:rPr>
        <w:t xml:space="preserve">competence, since informed citizens are </w:t>
      </w:r>
      <w:r w:rsidRPr="5E7FEE51" w:rsidR="00B606DD">
        <w:rPr>
          <w:lang w:val="en-GB"/>
        </w:rPr>
        <w:t>recognized</w:t>
      </w:r>
      <w:r w:rsidRPr="5E7FEE51" w:rsidR="00751FC0">
        <w:rPr>
          <w:lang w:val="en-GB"/>
        </w:rPr>
        <w:t xml:space="preserve"> as the cornerstone of a functioning democratic system, especially </w:t>
      </w:r>
      <w:del w:author="Otto Tarkka" w:date="2025-08-14T06:41:41.438Z" w:id="160696910">
        <w:r w:rsidRPr="5E7FEE51" w:rsidDel="00751FC0">
          <w:rPr>
            <w:lang w:val="en-GB"/>
          </w:rPr>
          <w:delText>when it comes</w:delText>
        </w:r>
      </w:del>
      <w:ins w:author="Otto Tarkka" w:date="2025-08-14T06:41:44.177Z" w:id="111342268">
        <w:r w:rsidRPr="5E7FEE51" w:rsidR="536793DE">
          <w:rPr>
            <w:lang w:val="en-GB"/>
          </w:rPr>
          <w:t xml:space="preserve">with regard</w:t>
        </w:r>
      </w:ins>
      <w:r w:rsidRPr="5E7FEE51" w:rsidR="00751FC0">
        <w:rPr>
          <w:lang w:val="en-GB"/>
        </w:rPr>
        <w:t xml:space="preserve"> </w:t>
      </w:r>
      <w:r w:rsidRPr="5E7FEE51" w:rsidR="00751FC0">
        <w:rPr>
          <w:lang w:val="en-GB"/>
        </w:rPr>
        <w:t xml:space="preserve">to</w:t>
      </w:r>
      <w:r w:rsidRPr="5E7FEE51" w:rsidR="00751FC0">
        <w:rPr>
          <w:lang w:val="en-GB"/>
        </w:rPr>
        <w:t xml:space="preserve"> political and civic participation </w:t>
      </w:r>
      <w:r w:rsidRPr="5E7FEE51" w:rsidR="00307A0A">
        <w:rPr>
          <w:lang w:val="en-GB"/>
        </w:rPr>
        <w:t>(Converse, 1975)</w:t>
      </w:r>
      <w:r w:rsidRPr="5E7FEE51" w:rsidR="00751FC0">
        <w:rPr>
          <w:lang w:val="en-GB"/>
        </w:rPr>
        <w:t xml:space="preserve">. Although many studies have shown that the citizens’ factual knowledge of politics shows remarkable variation </w:t>
      </w:r>
      <w:r w:rsidRPr="5E7FEE51" w:rsidR="00307A0A">
        <w:rPr>
          <w:lang w:val="en-GB"/>
        </w:rPr>
        <w:t xml:space="preserve">(Delli </w:t>
      </w:r>
      <w:r w:rsidRPr="5E7FEE51" w:rsidR="00307A0A">
        <w:rPr>
          <w:lang w:val="en-GB"/>
        </w:rPr>
        <w:t>Carpini</w:t>
      </w:r>
      <w:r w:rsidRPr="5E7FEE51" w:rsidR="00307A0A">
        <w:rPr>
          <w:lang w:val="en-GB"/>
        </w:rPr>
        <w:t xml:space="preserve"> and Keeter, 1991; Elo</w:t>
      </w:r>
      <w:r w:rsidRPr="5E7FEE51" w:rsidR="00D072B4">
        <w:rPr>
          <w:lang w:val="en-GB"/>
        </w:rPr>
        <w:t xml:space="preserve"> and </w:t>
      </w:r>
      <w:r w:rsidRPr="5E7FEE51" w:rsidR="00307A0A">
        <w:rPr>
          <w:lang w:val="en-GB"/>
        </w:rPr>
        <w:t>Rapeli</w:t>
      </w:r>
      <w:r w:rsidRPr="5E7FEE51" w:rsidR="00307A0A">
        <w:rPr>
          <w:lang w:val="en-GB"/>
        </w:rPr>
        <w:t>, 2010)</w:t>
      </w:r>
      <w:r w:rsidRPr="5E7FEE51" w:rsidR="00751FC0">
        <w:rPr>
          <w:lang w:val="en-GB"/>
        </w:rPr>
        <w:t xml:space="preserve">, trusted sources of information - for example friends, schoolmates, colleagues, parties, educational institutions - play an important role as ‘shortcuts’ used to compensate gaps in factual knowledge </w:t>
      </w:r>
      <w:r w:rsidRPr="5E7FEE51" w:rsidR="00D072B4">
        <w:rPr>
          <w:lang w:val="en-GB"/>
        </w:rPr>
        <w:t>(Iyengar, 1990; Lupia, 1994).</w:t>
      </w:r>
    </w:p>
    <w:p w:rsidRPr="00B606DD" w:rsidR="007A50DC" w:rsidP="00D072B4" w:rsidRDefault="00751FC0" w14:paraId="17E968AD" w14:textId="4E791A60">
      <w:pPr>
        <w:pStyle w:val="BodyText"/>
        <w:jc w:val="both"/>
      </w:pPr>
      <w:r w:rsidRPr="5E7FEE51" w:rsidR="00751FC0">
        <w:rPr>
          <w:lang w:val="en-GB"/>
        </w:rPr>
        <w:t xml:space="preserve">In this paper, we research how distinct Finnish political parties are in their parliamentary rhetoric by contrasting the performance of a BERT classifier, trained to predict the party affiliation of a member of parliament given one of their speeches, to human performance </w:t>
      </w:r>
      <w:ins w:author="Otto Tarkka" w:date="2025-08-14T06:42:22.453Z" w:id="762216552">
        <w:r w:rsidRPr="5E7FEE51" w:rsidR="24A8A6DD">
          <w:rPr>
            <w:lang w:val="en-GB"/>
          </w:rPr>
          <w:t>i</w:t>
        </w:r>
      </w:ins>
      <w:del w:author="Otto Tarkka" w:date="2025-08-14T06:42:22.091Z" w:id="326271261">
        <w:r w:rsidRPr="5E7FEE51" w:rsidDel="00751FC0">
          <w:rPr>
            <w:lang w:val="en-GB"/>
          </w:rPr>
          <w:delText>o</w:delText>
        </w:r>
      </w:del>
      <w:r w:rsidRPr="5E7FEE51" w:rsidR="00751FC0">
        <w:rPr>
          <w:lang w:val="en-GB"/>
        </w:rPr>
        <w:t xml:space="preserve">n the same task. More precisely, we use </w:t>
      </w:r>
      <w:r w:rsidRPr="5E7FEE51" w:rsidR="00751FC0">
        <w:rPr>
          <w:lang w:val="en-GB"/>
        </w:rPr>
        <w:t>FinBERT</w:t>
      </w:r>
      <w:r w:rsidRPr="5E7FEE51" w:rsidR="00751FC0">
        <w:rPr>
          <w:lang w:val="en-GB"/>
        </w:rPr>
        <w:t xml:space="preserve">, a Finnish base model built on the Transformer architecture that we fine-tune for our specific task using the </w:t>
      </w:r>
      <w:r w:rsidRPr="5E7FEE51" w:rsidR="00751FC0">
        <w:rPr>
          <w:i w:val="1"/>
          <w:iCs w:val="1"/>
          <w:lang w:val="en-GB"/>
        </w:rPr>
        <w:t>FinParl</w:t>
      </w:r>
      <w:r w:rsidRPr="5E7FEE51" w:rsidR="00751FC0">
        <w:rPr>
          <w:lang w:val="en-GB"/>
        </w:rPr>
        <w:t xml:space="preserve"> corpus of plenary speeches of the Finnish Parliament </w:t>
      </w:r>
      <w:r w:rsidRPr="5E7FEE51" w:rsidR="00D072B4">
        <w:rPr>
          <w:lang w:val="en-GB"/>
        </w:rPr>
        <w:t>(Hyvönen et al., 2021)</w:t>
      </w:r>
      <w:r w:rsidRPr="5E7FEE51" w:rsidR="00751FC0">
        <w:rPr>
          <w:lang w:val="en-GB"/>
        </w:rPr>
        <w:t>. We use the model explainability method SHAP (</w:t>
      </w:r>
      <w:r w:rsidRPr="5E7FEE51" w:rsidR="00751FC0">
        <w:rPr>
          <w:lang w:val="en-GB"/>
        </w:rPr>
        <w:t>SHapley</w:t>
      </w:r>
      <w:r w:rsidRPr="5E7FEE51" w:rsidR="00751FC0">
        <w:rPr>
          <w:lang w:val="en-GB"/>
        </w:rPr>
        <w:t xml:space="preserve"> Additive </w:t>
      </w:r>
      <w:r w:rsidRPr="5E7FEE51" w:rsidR="00751FC0">
        <w:rPr>
          <w:lang w:val="en-GB"/>
        </w:rPr>
        <w:t>exPlanations</w:t>
      </w:r>
      <w:r w:rsidRPr="5E7FEE51" w:rsidR="00751FC0">
        <w:rPr>
          <w:lang w:val="en-GB"/>
        </w:rPr>
        <w:t xml:space="preserve">) to examine the linguistic features that make the speeches distinct and extract party specific keywords that reflect the words that are most important for the model in its </w:t>
      </w:r>
      <w:r w:rsidRPr="5E7FEE51" w:rsidR="005276BC">
        <w:rPr>
          <w:lang w:val="en-GB"/>
        </w:rPr>
        <w:t>decision-making</w:t>
      </w:r>
      <w:r w:rsidRPr="5E7FEE51" w:rsidR="00751FC0">
        <w:rPr>
          <w:lang w:val="en-GB"/>
        </w:rPr>
        <w:t xml:space="preserve"> process. We then compare model performance to human performance by examining responses to a questionnaire in which 438 participants are asked to identify parties based on plenary speeches.</w:t>
      </w:r>
    </w:p>
    <w:p w:rsidRPr="00B606DD" w:rsidR="007A50DC" w:rsidP="00D072B4" w:rsidRDefault="00751FC0" w14:paraId="70616CBE" w14:textId="77777777">
      <w:pPr>
        <w:pStyle w:val="BodyText"/>
        <w:jc w:val="both"/>
      </w:pPr>
      <w:r w:rsidRPr="00B606DD">
        <w:t>Our research questions are as follows:</w:t>
      </w:r>
    </w:p>
    <w:p w:rsidRPr="00B606DD" w:rsidR="007A50DC" w:rsidP="005276BC" w:rsidRDefault="00751FC0" w14:paraId="5B7C24AA" w14:textId="115525A6">
      <w:pPr>
        <w:pStyle w:val="DefinitionTerm"/>
        <w:ind w:left="720" w:hanging="720"/>
      </w:pPr>
      <w:r w:rsidRPr="00B606DD">
        <w:t>Q1:</w:t>
      </w:r>
      <w:r w:rsidRPr="00B606DD" w:rsidR="00075A76">
        <w:t xml:space="preserve"> </w:t>
      </w:r>
      <w:r w:rsidRPr="00B606DD">
        <w:rPr>
          <w:b w:val="0"/>
          <w:bCs/>
        </w:rPr>
        <w:t>How distinctive are Finnish political parties based on their parliamentary speeches for a machine learning model?</w:t>
      </w:r>
    </w:p>
    <w:p w:rsidRPr="00B606DD" w:rsidR="007A50DC" w:rsidP="005276BC" w:rsidRDefault="00751FC0" w14:paraId="020BEC20" w14:textId="5FBE3A66">
      <w:pPr>
        <w:pStyle w:val="DefinitionTerm"/>
        <w:ind w:left="720" w:hanging="720"/>
      </w:pPr>
      <w:r w:rsidRPr="00B606DD">
        <w:t>Q2:</w:t>
      </w:r>
      <w:r w:rsidRPr="00B606DD" w:rsidR="00075A76">
        <w:t xml:space="preserve"> </w:t>
      </w:r>
      <w:r w:rsidRPr="00B606DD">
        <w:rPr>
          <w:b w:val="0"/>
          <w:bCs/>
        </w:rPr>
        <w:t>How well do human respondents perform in distinguishing between the parties compared to the model?</w:t>
      </w:r>
    </w:p>
    <w:p w:rsidRPr="00B606DD" w:rsidR="007A50DC" w:rsidP="005276BC" w:rsidRDefault="00751FC0" w14:paraId="05A1C8D7" w14:textId="2B794133">
      <w:pPr>
        <w:pStyle w:val="DefinitionTerm"/>
        <w:ind w:left="720" w:hanging="720"/>
      </w:pPr>
      <w:r w:rsidRPr="00B606DD">
        <w:t>Q3:</w:t>
      </w:r>
      <w:r w:rsidRPr="00B606DD" w:rsidR="00075A76">
        <w:t xml:space="preserve"> </w:t>
      </w:r>
      <w:r w:rsidRPr="00B606DD">
        <w:rPr>
          <w:b w:val="0"/>
          <w:bCs/>
        </w:rPr>
        <w:t>How do the model and human respondents differ with regards to the linguistic features that they use distinguish between the parties?</w:t>
      </w:r>
    </w:p>
    <w:p w:rsidRPr="00B606DD" w:rsidR="007A50DC" w:rsidP="00D072B4" w:rsidRDefault="00751FC0" w14:paraId="2AA28D97" w14:textId="2E49CF48">
      <w:pPr>
        <w:pStyle w:val="FirstParagraph"/>
        <w:jc w:val="both"/>
      </w:pPr>
      <w:r w:rsidR="00751FC0">
        <w:rPr/>
        <w:t xml:space="preserve">The Finnish parliament is an interesting subject to study because, as a multiparty parliament, the differences between party policies are more subtle than in a two-party parliament, which requires more nuanced understanding to distinguish between them. </w:t>
      </w:r>
      <w:del w:author="Otto Tarkka" w:date="2025-08-14T06:42:37.589Z" w:id="1656781871">
        <w:r w:rsidDel="00751FC0">
          <w:delText>So far,</w:delText>
        </w:r>
      </w:del>
      <w:ins w:author="Otto Tarkka" w:date="2025-08-14T06:42:41.902Z" w:id="1786851242">
        <w:r w:rsidR="5E129706">
          <w:t>To date,</w:t>
        </w:r>
      </w:ins>
      <w:r w:rsidR="00751FC0">
        <w:rPr/>
        <w:t xml:space="preserve"> most similar studies have been conducted on parliaments with fewer parties. This also makes the use of a</w:t>
      </w:r>
      <w:r w:rsidR="00D072B4">
        <w:rPr/>
        <w:t xml:space="preserve"> </w:t>
      </w:r>
      <w:r w:rsidR="00751FC0">
        <w:rPr/>
        <w:t xml:space="preserve">Transformer model more appealing, as they have been shown to be much more accurate than simpler models in </w:t>
      </w:r>
      <w:r w:rsidR="00751FC0">
        <w:rPr/>
        <w:t>a number of</w:t>
      </w:r>
      <w:r w:rsidR="00751FC0">
        <w:rPr/>
        <w:t xml:space="preserve"> tasks. Our results should be of great interest to those working in the fields of political science, computational social science and digital humanities, as it highlights the value of model explainability methods, which are </w:t>
      </w:r>
      <w:ins w:author="Otto Tarkka" w:date="2025-08-14T06:43:27.557Z" w:id="342112734">
        <w:r w:rsidR="6383070B">
          <w:t>infrequently</w:t>
        </w:r>
      </w:ins>
      <w:del w:author="Otto Tarkka" w:date="2025-08-14T06:43:24.527Z" w:id="723816487">
        <w:r w:rsidDel="00751FC0">
          <w:delText xml:space="preserve">not much </w:delText>
        </w:r>
      </w:del>
      <w:r w:rsidR="00751FC0">
        <w:rPr/>
        <w:t>used in these fields. Using deep learning combined with state-of-the-art model explainability methods, we contribute to a deeper understanding of what makes political speech distinguishable. The comparison between model explanations and human responses reveals further details about the distinctiveness of plenary speeches and about the differences of cues identified by humans and machine learning models. We show that the model can make predictions on very different cues than humans.</w:t>
      </w:r>
    </w:p>
    <w:p w:rsidRPr="00B606DD" w:rsidR="007A50DC" w:rsidRDefault="00751FC0" w14:paraId="391E9726" w14:textId="77777777">
      <w:pPr>
        <w:pStyle w:val="Heading1"/>
      </w:pPr>
      <w:bookmarkStart w:name="background-and-previous-work" w:id="1"/>
      <w:bookmarkEnd w:id="0"/>
      <w:r w:rsidRPr="00B606DD">
        <w:t>Background and previous work</w:t>
      </w:r>
    </w:p>
    <w:p w:rsidRPr="00B606DD" w:rsidR="007A50DC" w:rsidRDefault="00751FC0" w14:paraId="6599569B" w14:textId="77777777">
      <w:pPr>
        <w:pStyle w:val="Heading2"/>
      </w:pPr>
      <w:bookmarkStart w:name="finnish-parliament" w:id="2"/>
      <w:r w:rsidRPr="00B606DD">
        <w:t>Finnish parliament</w:t>
      </w:r>
    </w:p>
    <w:p w:rsidRPr="00B606DD" w:rsidR="003537B6" w:rsidP="3F1F5300" w:rsidRDefault="00751FC0" w14:paraId="323E00C3" w14:textId="3A38D567">
      <w:pPr>
        <w:pStyle w:val="FirstParagraph"/>
        <w:suppressLineNumbers w:val="0"/>
        <w:spacing w:before="180" w:beforeAutospacing="off" w:after="180" w:afterAutospacing="off" w:line="259" w:lineRule="auto"/>
        <w:ind w:left="0" w:right="0"/>
        <w:jc w:val="both"/>
        <w:rPr>
          <w:lang w:val="en-GB"/>
        </w:rPr>
        <w:pPrChange w:author="Otto Tarkka" w:date="2025-08-14T06:44:35.674Z">
          <w:pPr>
            <w:pStyle w:val="FirstParagraph"/>
            <w:jc w:val="both"/>
          </w:pPr>
        </w:pPrChange>
      </w:pPr>
      <w:r w:rsidRPr="3F1F5300" w:rsidR="332D585F">
        <w:rPr>
          <w:lang w:val="en-GB"/>
        </w:rPr>
        <w:t>The Finnish parliament (</w:t>
      </w:r>
      <w:r w:rsidRPr="3F1F5300" w:rsidR="332D585F">
        <w:rPr>
          <w:i w:val="1"/>
          <w:iCs w:val="1"/>
          <w:lang w:val="en-GB"/>
        </w:rPr>
        <w:t>Suomen</w:t>
      </w:r>
      <w:r w:rsidRPr="3F1F5300" w:rsidR="332D585F">
        <w:rPr>
          <w:i w:val="1"/>
          <w:iCs w:val="1"/>
          <w:lang w:val="en-GB"/>
        </w:rPr>
        <w:t xml:space="preserve"> </w:t>
      </w:r>
      <w:r w:rsidRPr="3F1F5300" w:rsidR="332D585F">
        <w:rPr>
          <w:i w:val="1"/>
          <w:iCs w:val="1"/>
          <w:lang w:val="en-GB"/>
        </w:rPr>
        <w:t>eduskunta</w:t>
      </w:r>
      <w:r w:rsidRPr="3F1F5300" w:rsidR="332D585F">
        <w:rPr>
          <w:lang w:val="en-GB"/>
        </w:rPr>
        <w:t xml:space="preserve">) is a </w:t>
      </w:r>
      <w:del w:author="Otto Tarkka" w:date="2025-08-08T08:54:45.424Z" w:id="358236265">
        <w:r w:rsidRPr="3F1F5300" w:rsidDel="00751FC0">
          <w:rPr>
            <w:lang w:val="en-GB"/>
          </w:rPr>
          <w:delText>one chamber</w:delText>
        </w:r>
      </w:del>
      <w:ins w:author="Otto Tarkka" w:date="2025-08-08T08:54:49.651Z" w:id="680959199">
        <w:r w:rsidRPr="3F1F5300" w:rsidR="730C6EE4">
          <w:rPr>
            <w:lang w:val="en-GB"/>
          </w:rPr>
          <w:t>unicameral</w:t>
        </w:r>
      </w:ins>
      <w:r w:rsidRPr="3F1F5300" w:rsidR="332D585F">
        <w:rPr>
          <w:lang w:val="en-GB"/>
        </w:rPr>
        <w:t xml:space="preserve"> parliament with 200 members of parliament (MPs) elected in a general election every four years. The two official languages of Finland, Finnish and Swedish, are also the official languages used in parliament, although, in practice, only around 1-2% of speeches </w:t>
      </w:r>
      <w:r w:rsidRPr="3F1F5300" w:rsidR="332D585F">
        <w:rPr>
          <w:lang w:val="en-GB"/>
        </w:rPr>
        <w:t>contain</w:t>
      </w:r>
      <w:r w:rsidRPr="3F1F5300" w:rsidR="332D585F">
        <w:rPr>
          <w:lang w:val="en-GB"/>
        </w:rPr>
        <w:t xml:space="preserve"> some Swedish. The government is typically formed as a coalition of parties with the leader of the party holding most seats assuming the role of prime minister. Although dozens of parties have appeared and disappeared from Finnish politics during </w:t>
      </w:r>
      <w:del w:author="Otto Tarkka" w:date="2025-08-14T06:44:35.195Z" w:id="760420733">
        <w:r w:rsidRPr="3F1F5300" w:rsidDel="00751FC0">
          <w:rPr>
            <w:lang w:val="en-GB"/>
          </w:rPr>
          <w:delText>over a</w:delText>
        </w:r>
      </w:del>
      <w:ins w:author="Otto Tarkka" w:date="2025-08-14T06:44:37.393Z" w:id="750419652">
        <w:r w:rsidRPr="3F1F5300" w:rsidR="70053217">
          <w:rPr>
            <w:lang w:val="en-GB"/>
          </w:rPr>
          <w:t>the more than a</w:t>
        </w:r>
      </w:ins>
      <w:r w:rsidRPr="3F1F5300" w:rsidR="332D585F">
        <w:rPr>
          <w:lang w:val="en-GB"/>
        </w:rPr>
        <w:t xml:space="preserve"> hundred years of democracy, from the 1980s to 2011 there were three major parties: the Social Democratic Party (</w:t>
      </w:r>
      <w:r w:rsidRPr="3F1F5300" w:rsidR="332D585F">
        <w:rPr>
          <w:i w:val="1"/>
          <w:iCs w:val="1"/>
          <w:lang w:val="en-GB"/>
        </w:rPr>
        <w:t>sosialidemokraattinen</w:t>
      </w:r>
      <w:r w:rsidRPr="3F1F5300" w:rsidR="332D585F">
        <w:rPr>
          <w:i w:val="1"/>
          <w:iCs w:val="1"/>
          <w:lang w:val="en-GB"/>
        </w:rPr>
        <w:t xml:space="preserve"> </w:t>
      </w:r>
      <w:r w:rsidRPr="3F1F5300" w:rsidR="332D585F">
        <w:rPr>
          <w:i w:val="1"/>
          <w:iCs w:val="1"/>
          <w:lang w:val="en-GB"/>
        </w:rPr>
        <w:t>puolue</w:t>
      </w:r>
      <w:r w:rsidRPr="3F1F5300" w:rsidR="332D585F">
        <w:rPr>
          <w:i w:val="1"/>
          <w:iCs w:val="1"/>
          <w:lang w:val="en-GB"/>
        </w:rPr>
        <w:t>, SDP</w:t>
      </w:r>
      <w:r w:rsidRPr="3F1F5300" w:rsidR="332D585F">
        <w:rPr>
          <w:lang w:val="en-GB"/>
        </w:rPr>
        <w:t>), the National Coalition party (</w:t>
      </w:r>
      <w:r w:rsidRPr="3F1F5300" w:rsidR="332D585F">
        <w:rPr>
          <w:i w:val="1"/>
          <w:iCs w:val="1"/>
          <w:lang w:val="en-GB"/>
        </w:rPr>
        <w:t>kokoomus</w:t>
      </w:r>
      <w:r w:rsidRPr="3F1F5300" w:rsidR="332D585F">
        <w:rPr>
          <w:i w:val="1"/>
          <w:iCs w:val="1"/>
          <w:lang w:val="en-GB"/>
        </w:rPr>
        <w:t>, KOK</w:t>
      </w:r>
      <w:r w:rsidRPr="3F1F5300" w:rsidR="332D585F">
        <w:rPr>
          <w:lang w:val="en-GB"/>
        </w:rPr>
        <w:t>) and the Centre Party (</w:t>
      </w:r>
      <w:r w:rsidRPr="3F1F5300" w:rsidR="332D585F">
        <w:rPr>
          <w:i w:val="1"/>
          <w:iCs w:val="1"/>
          <w:lang w:val="en-GB"/>
        </w:rPr>
        <w:t>keskusta</w:t>
      </w:r>
      <w:r w:rsidRPr="3F1F5300" w:rsidR="332D585F">
        <w:rPr>
          <w:i w:val="1"/>
          <w:iCs w:val="1"/>
          <w:lang w:val="en-GB"/>
        </w:rPr>
        <w:t>, KESK</w:t>
      </w:r>
      <w:r w:rsidRPr="3F1F5300" w:rsidR="332D585F">
        <w:rPr>
          <w:lang w:val="en-GB"/>
        </w:rPr>
        <w:t>). In 2011, the meteoric rise of the Finns party (</w:t>
      </w:r>
      <w:r w:rsidRPr="3F1F5300" w:rsidR="332D585F">
        <w:rPr>
          <w:i w:val="1"/>
          <w:iCs w:val="1"/>
          <w:lang w:val="en-GB"/>
        </w:rPr>
        <w:t>perussuomalaiset</w:t>
      </w:r>
      <w:r w:rsidRPr="3F1F5300" w:rsidR="332D585F">
        <w:rPr>
          <w:i w:val="1"/>
          <w:iCs w:val="1"/>
          <w:lang w:val="en-GB"/>
        </w:rPr>
        <w:t>, PS</w:t>
      </w:r>
      <w:r w:rsidRPr="3F1F5300" w:rsidR="332D585F">
        <w:rPr>
          <w:lang w:val="en-GB"/>
        </w:rPr>
        <w:t>) disrupted the status quo as the Finns overtook the Centre Party as the third largest party in parliament. Smaller parties consistently present in parliament are the Left Alliance (</w:t>
      </w:r>
      <w:r w:rsidRPr="3F1F5300" w:rsidR="332D585F">
        <w:rPr>
          <w:i w:val="1"/>
          <w:iCs w:val="1"/>
          <w:lang w:val="en-GB"/>
        </w:rPr>
        <w:t>vasemmistoliitto</w:t>
      </w:r>
      <w:r w:rsidRPr="3F1F5300" w:rsidR="332D585F">
        <w:rPr>
          <w:i w:val="1"/>
          <w:iCs w:val="1"/>
          <w:lang w:val="en-GB"/>
        </w:rPr>
        <w:t>, VAS</w:t>
      </w:r>
      <w:r w:rsidRPr="3F1F5300" w:rsidR="332D585F">
        <w:rPr>
          <w:lang w:val="en-GB"/>
        </w:rPr>
        <w:t>), the Green Party (</w:t>
      </w:r>
      <w:r w:rsidRPr="3F1F5300" w:rsidR="332D585F">
        <w:rPr>
          <w:i w:val="1"/>
          <w:iCs w:val="1"/>
          <w:lang w:val="en-GB"/>
        </w:rPr>
        <w:t>vihreät</w:t>
      </w:r>
      <w:r w:rsidRPr="3F1F5300" w:rsidR="332D585F">
        <w:rPr>
          <w:i w:val="1"/>
          <w:iCs w:val="1"/>
          <w:lang w:val="en-GB"/>
        </w:rPr>
        <w:t>, VIHR</w:t>
      </w:r>
      <w:r w:rsidRPr="3F1F5300" w:rsidR="332D585F">
        <w:rPr>
          <w:lang w:val="en-GB"/>
        </w:rPr>
        <w:t>), the Swedish People’s Party (</w:t>
      </w:r>
      <w:r w:rsidRPr="3F1F5300" w:rsidR="332D585F">
        <w:rPr>
          <w:i w:val="1"/>
          <w:iCs w:val="1"/>
          <w:lang w:val="en-GB"/>
        </w:rPr>
        <w:t>ruotsalainen</w:t>
      </w:r>
      <w:r w:rsidRPr="3F1F5300" w:rsidR="332D585F">
        <w:rPr>
          <w:i w:val="1"/>
          <w:iCs w:val="1"/>
          <w:lang w:val="en-GB"/>
        </w:rPr>
        <w:t xml:space="preserve"> </w:t>
      </w:r>
      <w:r w:rsidRPr="3F1F5300" w:rsidR="332D585F">
        <w:rPr>
          <w:i w:val="1"/>
          <w:iCs w:val="1"/>
          <w:lang w:val="en-GB"/>
        </w:rPr>
        <w:t>kansanpuolue</w:t>
      </w:r>
      <w:r w:rsidRPr="3F1F5300" w:rsidR="332D585F">
        <w:rPr>
          <w:i w:val="1"/>
          <w:iCs w:val="1"/>
          <w:lang w:val="en-GB"/>
        </w:rPr>
        <w:t>, RKP</w:t>
      </w:r>
      <w:r w:rsidRPr="3F1F5300" w:rsidR="332D585F">
        <w:rPr>
          <w:lang w:val="en-GB"/>
        </w:rPr>
        <w:t>), and the Christian Democrats (</w:t>
      </w:r>
      <w:r w:rsidRPr="3F1F5300" w:rsidR="332D585F">
        <w:rPr>
          <w:i w:val="1"/>
          <w:iCs w:val="1"/>
          <w:lang w:val="en-GB"/>
        </w:rPr>
        <w:t>kristillisdemokraatit</w:t>
      </w:r>
      <w:r w:rsidRPr="3F1F5300" w:rsidR="332D585F">
        <w:rPr>
          <w:i w:val="1"/>
          <w:iCs w:val="1"/>
          <w:lang w:val="en-GB"/>
        </w:rPr>
        <w:t>, KD</w:t>
      </w:r>
      <w:r w:rsidRPr="3F1F5300" w:rsidR="332D585F">
        <w:rPr>
          <w:lang w:val="en-GB"/>
        </w:rPr>
        <w:t>). Figure</w:t>
      </w:r>
      <w:r w:rsidRPr="3F1F5300" w:rsidR="63397E01">
        <w:rPr>
          <w:lang w:val="en-GB"/>
        </w:rPr>
        <w:t xml:space="preserve"> </w:t>
      </w:r>
      <w:r w:rsidRPr="3F1F5300" w:rsidR="78CA19FF">
        <w:rPr>
          <w:lang w:val="en-GB"/>
        </w:rPr>
        <w:t>1</w:t>
      </w:r>
      <w:r w:rsidRPr="3F1F5300" w:rsidR="332D585F">
        <w:rPr>
          <w:lang w:val="en-GB"/>
        </w:rPr>
        <w:t xml:space="preserve"> shows the election results in Finnish parliamentary elections since 1983.</w:t>
      </w:r>
    </w:p>
    <w:p w:rsidRPr="00B606DD" w:rsidR="003537B6" w:rsidP="006E0E30" w:rsidRDefault="003537B6" w14:paraId="532A973D" w14:textId="233137FF">
      <w:pPr>
        <w:pStyle w:val="FirstParagraph"/>
        <w:jc w:val="center"/>
      </w:pPr>
      <w:r w:rsidRPr="00B606DD">
        <w:drawing>
          <wp:inline distT="0" distB="0" distL="0" distR="0" wp14:anchorId="78148682" wp14:editId="62529C96">
            <wp:extent cx="5920993" cy="3352145"/>
            <wp:effectExtent l="0" t="0" r="0" b="0"/>
            <wp:docPr id="1034630509" name="Picture 1" descr="A graph of a political part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630509" name="Picture 1" descr="A graph of a political party&#10;&#10;Description automatically generated with medium confidenc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20993" cy="3352145"/>
                    </a:xfrm>
                    <a:prstGeom prst="rect">
                      <a:avLst/>
                    </a:prstGeom>
                  </pic:spPr>
                </pic:pic>
              </a:graphicData>
            </a:graphic>
          </wp:inline>
        </w:drawing>
      </w:r>
    </w:p>
    <w:p w:rsidRPr="00B606DD" w:rsidR="003537B6" w:rsidP="006E0E30" w:rsidRDefault="003537B6" w14:paraId="4C774296" w14:textId="13B1DAE9">
      <w:pPr>
        <w:pStyle w:val="Caption"/>
        <w:jc w:val="center"/>
      </w:pPr>
      <w:r w:rsidRPr="00B606DD">
        <w:t xml:space="preserve">Figure </w:t>
      </w:r>
      <w:r w:rsidRPr="00B606DD">
        <w:fldChar w:fldCharType="begin"/>
      </w:r>
      <w:r w:rsidRPr="00B606DD">
        <w:instrText xml:space="preserve"> SEQ Figure \* ARABIC </w:instrText>
      </w:r>
      <w:r w:rsidRPr="00B606DD">
        <w:fldChar w:fldCharType="separate"/>
      </w:r>
      <w:r w:rsidRPr="00B606DD" w:rsidR="001A77E4">
        <w:t>1</w:t>
      </w:r>
      <w:r w:rsidRPr="00B606DD">
        <w:fldChar w:fldCharType="end"/>
      </w:r>
      <w:r w:rsidRPr="00B606DD">
        <w:t xml:space="preserve"> Party vote share in Finnish parliamentary elections from 1983 to 2019.</w:t>
      </w:r>
    </w:p>
    <w:p w:rsidRPr="00B606DD" w:rsidR="007A50DC" w:rsidP="5E7FEE51" w:rsidRDefault="00751FC0" w14:paraId="5F897597" w14:textId="356D650C">
      <w:pPr>
        <w:pStyle w:val="BodyText"/>
        <w:suppressLineNumbers w:val="0"/>
        <w:bidi w:val="0"/>
        <w:spacing w:before="180" w:beforeAutospacing="off" w:after="180" w:afterAutospacing="off" w:line="259" w:lineRule="auto"/>
        <w:ind w:left="0" w:right="0"/>
        <w:jc w:val="both"/>
        <w:pPrChange w:author="Otto Tarkka" w:date="2025-08-14T06:46:12.053Z">
          <w:pPr>
            <w:pStyle w:val="BodyText"/>
            <w:jc w:val="both"/>
          </w:pPr>
        </w:pPrChange>
      </w:pPr>
      <w:r w:rsidRPr="5E7FEE51" w:rsidR="332D585F">
        <w:rPr>
          <w:lang w:val="en-GB"/>
        </w:rPr>
        <w:t>Plenary sessions (</w:t>
      </w:r>
      <w:r w:rsidRPr="5E7FEE51" w:rsidR="332D585F">
        <w:rPr>
          <w:i w:val="1"/>
          <w:iCs w:val="1"/>
          <w:lang w:val="en-GB"/>
        </w:rPr>
        <w:t>eduskunnan</w:t>
      </w:r>
      <w:r w:rsidRPr="5E7FEE51" w:rsidR="332D585F">
        <w:rPr>
          <w:i w:val="1"/>
          <w:iCs w:val="1"/>
          <w:lang w:val="en-GB"/>
        </w:rPr>
        <w:t xml:space="preserve"> </w:t>
      </w:r>
      <w:r w:rsidRPr="5E7FEE51" w:rsidR="332D585F">
        <w:rPr>
          <w:i w:val="1"/>
          <w:iCs w:val="1"/>
          <w:lang w:val="en-GB"/>
        </w:rPr>
        <w:t>täysistunto</w:t>
      </w:r>
      <w:r w:rsidRPr="5E7FEE51" w:rsidR="332D585F">
        <w:rPr>
          <w:lang w:val="en-GB"/>
        </w:rPr>
        <w:t xml:space="preserve">) include a variety of sections and agendas. Legislation is debated and enacted regularly and, once a week, ministers </w:t>
      </w:r>
      <w:r w:rsidRPr="5E7FEE51" w:rsidR="332D585F">
        <w:rPr>
          <w:lang w:val="en-GB"/>
        </w:rPr>
        <w:t>have to</w:t>
      </w:r>
      <w:r w:rsidRPr="5E7FEE51" w:rsidR="332D585F">
        <w:rPr>
          <w:lang w:val="en-GB"/>
        </w:rPr>
        <w:t xml:space="preserve"> answer oral questions from MPs during Question Time </w:t>
      </w:r>
      <w:r w:rsidRPr="5E7FEE51" w:rsidR="750E770E">
        <w:rPr>
          <w:lang w:val="en-GB"/>
        </w:rPr>
        <w:t>(Finnish Parliament, n.d.)</w:t>
      </w:r>
      <w:r w:rsidRPr="5E7FEE51" w:rsidR="332D585F">
        <w:rPr>
          <w:lang w:val="en-GB"/>
        </w:rPr>
        <w:t xml:space="preserve">. Plenary sessions are open to the public and are also broadcast online </w:t>
      </w:r>
      <w:r w:rsidRPr="5E7FEE51" w:rsidR="750E770E">
        <w:rPr>
          <w:lang w:val="en-GB"/>
        </w:rPr>
        <w:t>(Finnish Parliament, n.d.)</w:t>
      </w:r>
      <w:r w:rsidRPr="5E7FEE51" w:rsidR="332D585F">
        <w:rPr>
          <w:lang w:val="en-GB"/>
        </w:rPr>
        <w:t xml:space="preserve">. Although, formally, plenary speeches are directed at the </w:t>
      </w:r>
      <w:r w:rsidRPr="5E7FEE51" w:rsidR="332D585F">
        <w:rPr>
          <w:lang w:val="en-GB"/>
        </w:rPr>
        <w:t>chairman</w:t>
      </w:r>
      <w:r w:rsidRPr="5E7FEE51" w:rsidR="332D585F">
        <w:rPr>
          <w:lang w:val="en-GB"/>
        </w:rPr>
        <w:t xml:space="preserve">, with speeches typically beginning with a direct address, e.g. </w:t>
      </w:r>
      <w:r w:rsidRPr="5E7FEE51" w:rsidR="332D585F">
        <w:rPr>
          <w:i w:val="1"/>
          <w:iCs w:val="1"/>
          <w:lang w:val="en-GB"/>
        </w:rPr>
        <w:t>Arvoisa</w:t>
      </w:r>
      <w:r w:rsidRPr="5E7FEE51" w:rsidR="332D585F">
        <w:rPr>
          <w:i w:val="1"/>
          <w:iCs w:val="1"/>
          <w:lang w:val="en-GB"/>
        </w:rPr>
        <w:t xml:space="preserve"> </w:t>
      </w:r>
      <w:r w:rsidRPr="5E7FEE51" w:rsidR="332D585F">
        <w:rPr>
          <w:i w:val="1"/>
          <w:iCs w:val="1"/>
          <w:lang w:val="en-GB"/>
        </w:rPr>
        <w:t>puhemies</w:t>
      </w:r>
      <w:r w:rsidRPr="5E7FEE51" w:rsidR="332D585F">
        <w:rPr>
          <w:lang w:val="en-GB"/>
        </w:rPr>
        <w:t xml:space="preserve"> [Honoured </w:t>
      </w:r>
      <w:r w:rsidRPr="5E7FEE51" w:rsidR="332D585F">
        <w:rPr>
          <w:lang w:val="en-GB"/>
        </w:rPr>
        <w:t>chairman</w:t>
      </w:r>
      <w:r w:rsidRPr="5E7FEE51" w:rsidR="332D585F">
        <w:rPr>
          <w:lang w:val="en-GB"/>
        </w:rPr>
        <w:t xml:space="preserve">], they are still audience oriented, </w:t>
      </w:r>
      <w:del w:author="Otto Tarkka" w:date="2025-08-14T06:45:13.059Z" w:id="120692400">
        <w:r w:rsidRPr="5E7FEE51" w:rsidDel="332D585F">
          <w:rPr>
            <w:lang w:val="en-GB"/>
          </w:rPr>
          <w:delText>held</w:delText>
        </w:r>
      </w:del>
      <w:ins w:author="Otto Tarkka" w:date="2025-08-14T06:45:14.026Z" w:id="1047522539">
        <w:r w:rsidRPr="5E7FEE51" w:rsidR="2C1B347C">
          <w:rPr>
            <w:lang w:val="en-GB"/>
          </w:rPr>
          <w:t>given</w:t>
        </w:r>
      </w:ins>
      <w:r w:rsidRPr="5E7FEE51" w:rsidR="332D585F">
        <w:rPr>
          <w:lang w:val="en-GB"/>
        </w:rPr>
        <w:t xml:space="preserve"> with fellow MPs, </w:t>
      </w:r>
      <w:r w:rsidRPr="5E7FEE51" w:rsidR="332D585F">
        <w:rPr>
          <w:lang w:val="en-GB"/>
        </w:rPr>
        <w:t>media</w:t>
      </w:r>
      <w:r w:rsidRPr="5E7FEE51" w:rsidR="332D585F">
        <w:rPr>
          <w:lang w:val="en-GB"/>
        </w:rPr>
        <w:t xml:space="preserve"> and </w:t>
      </w:r>
      <w:ins w:author="Otto Tarkka" w:date="2025-08-14T06:45:25.738Z" w:id="1092289839">
        <w:r w:rsidRPr="5E7FEE51" w:rsidR="67CF66CE">
          <w:rPr>
            <w:lang w:val="en-GB"/>
          </w:rPr>
          <w:t xml:space="preserve">the </w:t>
        </w:r>
      </w:ins>
      <w:r w:rsidRPr="5E7FEE51" w:rsidR="332D585F">
        <w:rPr>
          <w:lang w:val="en-GB"/>
        </w:rPr>
        <w:t xml:space="preserve">electorate in mind </w:t>
      </w:r>
      <w:r w:rsidRPr="5E7FEE51" w:rsidR="750E770E">
        <w:rPr>
          <w:lang w:val="en-GB"/>
        </w:rPr>
        <w:t>(Ilie, 2018)</w:t>
      </w:r>
      <w:r w:rsidRPr="5E7FEE51" w:rsidR="332D585F">
        <w:rPr>
          <w:lang w:val="en-GB"/>
        </w:rPr>
        <w:t xml:space="preserve">. The Finnish parliament is what is </w:t>
      </w:r>
      <w:r w:rsidRPr="5E7FEE51" w:rsidR="332D585F">
        <w:rPr>
          <w:lang w:val="en-GB"/>
        </w:rPr>
        <w:t>know</w:t>
      </w:r>
      <w:ins w:author="Otto Tarkka" w:date="2025-08-14T06:45:39.395Z" w:id="252455217">
        <w:r w:rsidRPr="5E7FEE51" w:rsidR="2701769E">
          <w:rPr>
            <w:lang w:val="en-GB"/>
          </w:rPr>
          <w:t>n</w:t>
        </w:r>
      </w:ins>
      <w:r w:rsidRPr="5E7FEE51" w:rsidR="332D585F">
        <w:rPr>
          <w:lang w:val="en-GB"/>
        </w:rPr>
        <w:t xml:space="preserve"> as a working parliament as opposed to a debate parliament. This means that the most heated debates are often held behind closed committee doors </w:t>
      </w:r>
      <w:r w:rsidRPr="5E7FEE51" w:rsidR="332D585F">
        <w:rPr>
          <w:lang w:val="en-GB"/>
        </w:rPr>
        <w:t>whereas</w:t>
      </w:r>
      <w:r w:rsidRPr="5E7FEE51" w:rsidR="332D585F">
        <w:rPr>
          <w:lang w:val="en-GB"/>
        </w:rPr>
        <w:t xml:space="preserve"> plenary sessions tend to be less confrontational. </w:t>
      </w:r>
      <w:del w:author="Otto Tarkka" w:date="2025-08-14T06:46:11.748Z" w:id="480293596">
        <w:r w:rsidRPr="5E7FEE51" w:rsidDel="332D585F">
          <w:rPr>
            <w:lang w:val="en-GB"/>
          </w:rPr>
          <w:delText xml:space="preserve">Compare </w:delText>
        </w:r>
      </w:del>
      <w:ins w:author="Otto Tarkka" w:date="2025-08-14T06:47:15.902Z" w:id="2062456126">
        <w:r w:rsidRPr="5E7FEE51" w:rsidR="0D7F19DD">
          <w:rPr>
            <w:lang w:val="en-GB"/>
          </w:rPr>
          <w:t>This stands in contrast to</w:t>
        </w:r>
      </w:ins>
      <w:del w:author="Otto Tarkka" w:date="2025-08-14T06:47:19.208Z" w:id="221253851">
        <w:r w:rsidRPr="5E7FEE51" w:rsidDel="332D585F">
          <w:rPr>
            <w:lang w:val="en-GB"/>
          </w:rPr>
          <w:delText>this to</w:delText>
        </w:r>
      </w:del>
      <w:r w:rsidRPr="5E7FEE51" w:rsidR="332D585F">
        <w:rPr>
          <w:lang w:val="en-GB"/>
        </w:rPr>
        <w:t xml:space="preserve"> debate parliaments, such as the UK House of Commons, in which lively public debates are commonplace </w:t>
      </w:r>
      <w:r w:rsidRPr="5E7FEE51" w:rsidR="750E770E">
        <w:rPr>
          <w:lang w:val="en-GB"/>
        </w:rPr>
        <w:t>(Ilie, 2018)</w:t>
      </w:r>
      <w:r w:rsidRPr="5E7FEE51" w:rsidR="332D585F">
        <w:rPr>
          <w:lang w:val="en-GB"/>
        </w:rPr>
        <w:t xml:space="preserve">. The Finnish parliament is also considered to follow a consensual system </w:t>
      </w:r>
      <w:r w:rsidRPr="5E7FEE51" w:rsidR="750E770E">
        <w:rPr>
          <w:lang w:val="en-GB"/>
        </w:rPr>
        <w:t>(Gallagher et al., 2006)</w:t>
      </w:r>
      <w:r w:rsidRPr="5E7FEE51" w:rsidR="332D585F">
        <w:rPr>
          <w:lang w:val="en-GB"/>
        </w:rPr>
        <w:t xml:space="preserve"> because committee work</w:t>
      </w:r>
      <w:r w:rsidRPr="5E7FEE51" w:rsidR="2363F414">
        <w:rPr>
          <w:lang w:val="en-GB"/>
        </w:rPr>
        <w:t>,</w:t>
      </w:r>
      <w:r w:rsidRPr="5E7FEE51" w:rsidR="332D585F">
        <w:rPr>
          <w:lang w:val="en-GB"/>
        </w:rPr>
        <w:t xml:space="preserve"> and coalition governments require co-operation between members from different parties. This can potentially make distinguishing political speeches in Finland more difficult than in countries with more confrontational parliamentary cultures, since increased partisanship and politically extreme rhetoric has been shown to make party affiliation easier to distinguish for </w:t>
      </w:r>
      <w:r w:rsidRPr="5E7FEE51" w:rsidR="332D585F">
        <w:rPr>
          <w:lang w:val="en-GB"/>
        </w:rPr>
        <w:t>machine</w:t>
      </w:r>
      <w:ins w:author="Otto Tarkka" w:date="2025-08-08T09:11:20.943Z" w:id="1659021579">
        <w:r w:rsidRPr="5E7FEE51" w:rsidR="63FEDCA0">
          <w:rPr>
            <w:lang w:val="en-GB"/>
          </w:rPr>
          <w:t xml:space="preserve"> </w:t>
        </w:r>
      </w:ins>
      <w:del w:author="Otto Tarkka" w:date="2025-08-08T09:11:20.619Z" w:id="1832969878">
        <w:r w:rsidRPr="5E7FEE51" w:rsidDel="00751FC0">
          <w:rPr>
            <w:lang w:val="en-GB"/>
          </w:rPr>
          <w:delText>-</w:delText>
        </w:r>
      </w:del>
      <w:r w:rsidRPr="5E7FEE51" w:rsidR="332D585F">
        <w:rPr>
          <w:lang w:val="en-GB"/>
        </w:rPr>
        <w:t>learning</w:t>
      </w:r>
      <w:r w:rsidRPr="5E7FEE51" w:rsidR="332D585F">
        <w:rPr>
          <w:lang w:val="en-GB"/>
        </w:rPr>
        <w:t xml:space="preserve"> models </w:t>
      </w:r>
      <w:r w:rsidRPr="5E7FEE51" w:rsidR="750E770E">
        <w:rPr>
          <w:lang w:val="en-GB"/>
        </w:rPr>
        <w:t>(Bayram et al., 2019</w:t>
      </w:r>
      <w:r w:rsidRPr="5E7FEE51" w:rsidR="56013E6F">
        <w:rPr>
          <w:lang w:val="en-GB"/>
        </w:rPr>
        <w:t>;</w:t>
      </w:r>
      <w:r w:rsidRPr="5E7FEE51" w:rsidR="41E671E4">
        <w:rPr>
          <w:lang w:val="en-GB"/>
        </w:rPr>
        <w:t xml:space="preserve"> Santel and </w:t>
      </w:r>
      <w:r w:rsidRPr="5E7FEE51" w:rsidR="41E671E4">
        <w:rPr>
          <w:lang w:val="en-GB"/>
        </w:rPr>
        <w:t>Minai</w:t>
      </w:r>
      <w:r w:rsidRPr="5E7FEE51" w:rsidR="56013E6F">
        <w:rPr>
          <w:lang w:val="en-GB"/>
        </w:rPr>
        <w:t xml:space="preserve">, 2019; </w:t>
      </w:r>
      <w:r w:rsidRPr="5E7FEE51" w:rsidR="56013E6F">
        <w:rPr>
          <w:lang w:val="en-GB"/>
        </w:rPr>
        <w:t>Die</w:t>
      </w:r>
      <w:r w:rsidRPr="5E7FEE51" w:rsidR="472D7CAD">
        <w:rPr>
          <w:lang w:val="en-GB"/>
        </w:rPr>
        <w:t>rmeier</w:t>
      </w:r>
      <w:r w:rsidRPr="5E7FEE51" w:rsidR="472D7CAD">
        <w:rPr>
          <w:lang w:val="en-GB"/>
        </w:rPr>
        <w:t xml:space="preserve"> et al., 2011</w:t>
      </w:r>
      <w:r w:rsidRPr="5E7FEE51" w:rsidR="750E770E">
        <w:rPr>
          <w:lang w:val="en-GB"/>
        </w:rPr>
        <w:t>)</w:t>
      </w:r>
      <w:r w:rsidRPr="5E7FEE51" w:rsidR="332D585F">
        <w:rPr>
          <w:lang w:val="en-GB"/>
        </w:rPr>
        <w:t>.</w:t>
      </w:r>
    </w:p>
    <w:p w:rsidRPr="00B606DD" w:rsidR="007A50DC" w:rsidP="00D072B4" w:rsidRDefault="00751FC0" w14:paraId="3770F986" w14:textId="464B8428">
      <w:pPr>
        <w:pStyle w:val="BodyText"/>
        <w:jc w:val="both"/>
      </w:pPr>
      <w:r w:rsidRPr="3F1F5300" w:rsidR="00751FC0">
        <w:rPr>
          <w:lang w:val="en-GB"/>
        </w:rPr>
        <w:t xml:space="preserve">All speeches held in </w:t>
      </w:r>
      <w:ins w:author="Otto Tarkka" w:date="2025-08-14T06:47:56.523Z" w:id="732197874">
        <w:r w:rsidRPr="3F1F5300" w:rsidR="1680767E">
          <w:rPr>
            <w:lang w:val="en-GB"/>
          </w:rPr>
          <w:t xml:space="preserve">the </w:t>
        </w:r>
      </w:ins>
      <w:r w:rsidRPr="3F1F5300" w:rsidR="00751FC0">
        <w:rPr>
          <w:lang w:val="en-GB"/>
        </w:rPr>
        <w:t>plenary sessions are transcribed. The transcriptions</w:t>
      </w:r>
      <w:del w:author="Otto Tarkka" w:date="2025-08-14T06:48:37.54Z" w:id="1802988773">
        <w:r w:rsidRPr="3F1F5300" w:rsidDel="00751FC0">
          <w:rPr>
            <w:lang w:val="en-GB"/>
          </w:rPr>
          <w:delText xml:space="preserve"> of</w:delText>
        </w:r>
      </w:del>
      <w:r w:rsidRPr="3F1F5300" w:rsidR="00751FC0">
        <w:rPr>
          <w:lang w:val="en-GB"/>
        </w:rPr>
        <w:t xml:space="preserve"> are close-to-verbatim documentations of the original. In principle, all speeches are presented as spoken. However, the secretaries are allowed to standardi</w:t>
      </w:r>
      <w:ins w:author="Otto Tarkka" w:date="2025-08-19T07:25:08.819Z" w:id="2115544439">
        <w:r w:rsidRPr="3F1F5300" w:rsidR="3D4996B0">
          <w:rPr>
            <w:lang w:val="en-GB"/>
          </w:rPr>
          <w:t>z</w:t>
        </w:r>
      </w:ins>
      <w:del w:author="Otto Tarkka" w:date="2025-08-19T07:25:08.724Z" w:id="238986385">
        <w:r w:rsidRPr="3F1F5300" w:rsidDel="00751FC0">
          <w:rPr>
            <w:lang w:val="en-GB"/>
          </w:rPr>
          <w:delText>s</w:delText>
        </w:r>
      </w:del>
      <w:r w:rsidRPr="3F1F5300" w:rsidR="00751FC0">
        <w:rPr>
          <w:lang w:val="en-GB"/>
        </w:rPr>
        <w:t xml:space="preserve">e phonological expression or to remove expletives whenever needed to make the transcriptions more readable and understandable. During the entire history of Finnish parliamentarism, the transcriptions have </w:t>
      </w:r>
      <w:r w:rsidRPr="3F1F5300" w:rsidR="00751FC0">
        <w:rPr>
          <w:lang w:val="en-GB"/>
        </w:rPr>
        <w:t>s</w:t>
      </w:r>
      <w:del w:author="Otto Tarkka" w:date="2025-08-19T07:34:49.713Z" w:id="1072070462">
        <w:r w:rsidRPr="3F1F5300" w:rsidDel="00751FC0">
          <w:rPr>
            <w:lang w:val="en-GB"/>
          </w:rPr>
          <w:delText>ought</w:delText>
        </w:r>
        <w:r w:rsidRPr="3F1F5300" w:rsidDel="00751FC0">
          <w:rPr>
            <w:lang w:val="en-GB"/>
          </w:rPr>
          <w:delText xml:space="preserve"> </w:delText>
        </w:r>
      </w:del>
      <w:ins w:author="Otto Tarkka" w:date="2025-08-19T07:34:51.507Z" w:id="943765101">
        <w:r w:rsidRPr="3F1F5300" w:rsidR="102939BA">
          <w:rPr>
            <w:lang w:val="en-GB"/>
          </w:rPr>
          <w:t xml:space="preserve">striven </w:t>
        </w:r>
      </w:ins>
      <w:r w:rsidRPr="3F1F5300" w:rsidR="00751FC0">
        <w:rPr>
          <w:lang w:val="en-GB"/>
        </w:rPr>
        <w:t xml:space="preserve">to document what has been said in plenary sessions. Today, the transcriptions are made according to detailed instructions and guidelines of the </w:t>
      </w:r>
      <w:r w:rsidRPr="3F1F5300" w:rsidR="00751FC0">
        <w:rPr>
          <w:i w:val="1"/>
          <w:iCs w:val="1"/>
          <w:lang w:val="en-GB"/>
        </w:rPr>
        <w:t>eduskunta</w:t>
      </w:r>
      <w:r w:rsidRPr="3F1F5300" w:rsidR="00751FC0">
        <w:rPr>
          <w:lang w:val="en-GB"/>
        </w:rPr>
        <w:t xml:space="preserve"> </w:t>
      </w:r>
      <w:r w:rsidRPr="3F1F5300" w:rsidR="007B18DD">
        <w:rPr>
          <w:lang w:val="en-GB"/>
        </w:rPr>
        <w:t>(Voutilainen, 2016)</w:t>
      </w:r>
      <w:r w:rsidRPr="3F1F5300" w:rsidR="00751FC0">
        <w:rPr>
          <w:lang w:val="en-GB"/>
        </w:rPr>
        <w:t>.</w:t>
      </w:r>
    </w:p>
    <w:p w:rsidRPr="00B606DD" w:rsidR="007A50DC" w:rsidRDefault="00751FC0" w14:paraId="04215117" w14:textId="77777777">
      <w:pPr>
        <w:pStyle w:val="Heading2"/>
      </w:pPr>
      <w:bookmarkStart w:name="Xc0889a55a858cb78240d49b5b1a3868e5f95510" w:id="3"/>
      <w:bookmarkEnd w:id="2"/>
      <w:r w:rsidRPr="00B606DD">
        <w:t>Previous work on predicting party affiliation</w:t>
      </w:r>
    </w:p>
    <w:p w:rsidRPr="00B606DD" w:rsidR="007A50DC" w:rsidP="00FF1EE9" w:rsidRDefault="00751FC0" w14:paraId="0D3096CE" w14:textId="17558A2E">
      <w:pPr>
        <w:pStyle w:val="FirstParagraph"/>
        <w:jc w:val="both"/>
      </w:pPr>
      <w:r w:rsidRPr="3F1F5300" w:rsidR="00751FC0">
        <w:rPr>
          <w:lang w:val="en-GB"/>
        </w:rPr>
        <w:t xml:space="preserve">Renáta Németh </w:t>
      </w:r>
      <w:r w:rsidRPr="3F1F5300" w:rsidR="005031AB">
        <w:rPr>
          <w:lang w:val="en-GB"/>
        </w:rPr>
        <w:t>(</w:t>
      </w:r>
      <w:r w:rsidRPr="3F1F5300" w:rsidR="007B18DD">
        <w:rPr>
          <w:lang w:val="en-GB"/>
        </w:rPr>
        <w:t>2023)</w:t>
      </w:r>
      <w:r w:rsidRPr="3F1F5300" w:rsidR="00751FC0">
        <w:rPr>
          <w:lang w:val="en-GB"/>
        </w:rPr>
        <w:t xml:space="preserve"> has conducted a review of recent publications that use Natural Language Processing (NLP) methods to study political polarization. She found that the number of new publications is on the rise and that most of these studies use data from the United States and Twitter and present data from </w:t>
      </w:r>
      <w:r w:rsidRPr="3F1F5300" w:rsidR="00751FC0">
        <w:rPr>
          <w:lang w:val="en-GB"/>
        </w:rPr>
        <w:t>a short period</w:t>
      </w:r>
      <w:r w:rsidRPr="3F1F5300" w:rsidR="00751FC0">
        <w:rPr>
          <w:lang w:val="en-GB"/>
        </w:rPr>
        <w:t xml:space="preserve"> of time. Of the studies that she reviewed five use a classification approach, most use bag-of-words models and only three discuss, which linguistic features affect classification. Some studies (see e.g.</w:t>
      </w:r>
      <w:ins w:author="Otto Tarkka" w:date="2025-08-19T07:25:30.602Z" w:id="15664049">
        <w:r w:rsidRPr="3F1F5300" w:rsidR="4CE04A8B">
          <w:rPr>
            <w:lang w:val="en-GB"/>
          </w:rPr>
          <w:t>,</w:t>
        </w:r>
      </w:ins>
      <w:r w:rsidRPr="3F1F5300" w:rsidR="00751FC0">
        <w:rPr>
          <w:lang w:val="en-GB"/>
        </w:rPr>
        <w:t xml:space="preserve"> </w:t>
      </w:r>
      <w:r w:rsidRPr="3F1F5300" w:rsidR="00FF1EE9">
        <w:rPr>
          <w:lang w:val="en-GB"/>
        </w:rPr>
        <w:t xml:space="preserve">Bayram et al, 2019; Hirst, </w:t>
      </w:r>
      <w:r w:rsidRPr="3F1F5300" w:rsidR="00FF1EE9">
        <w:rPr>
          <w:lang w:val="en-GB"/>
        </w:rPr>
        <w:t>Riabinin</w:t>
      </w:r>
      <w:r w:rsidRPr="3F1F5300" w:rsidR="00FF1EE9">
        <w:rPr>
          <w:lang w:val="en-GB"/>
        </w:rPr>
        <w:t xml:space="preserve">, and Graham, 2010; Peterson and </w:t>
      </w:r>
      <w:r w:rsidRPr="3F1F5300" w:rsidR="00FF1EE9">
        <w:rPr>
          <w:lang w:val="en-GB"/>
        </w:rPr>
        <w:t>Spirling</w:t>
      </w:r>
      <w:r w:rsidRPr="3F1F5300" w:rsidR="00FF1EE9">
        <w:rPr>
          <w:lang w:val="en-GB"/>
        </w:rPr>
        <w:t>, 2018</w:t>
      </w:r>
      <w:r w:rsidRPr="3F1F5300" w:rsidR="00751FC0">
        <w:rPr>
          <w:lang w:val="en-GB"/>
        </w:rPr>
        <w:t xml:space="preserve">) use classification performance as a measure of party polarization, i.e., </w:t>
      </w:r>
      <w:r w:rsidRPr="3F1F5300" w:rsidR="00751FC0">
        <w:rPr>
          <w:lang w:val="en-GB"/>
        </w:rPr>
        <w:t>good performance</w:t>
      </w:r>
      <w:r w:rsidRPr="3F1F5300" w:rsidR="00751FC0">
        <w:rPr>
          <w:lang w:val="en-GB"/>
        </w:rPr>
        <w:t xml:space="preserve"> means high polarization. We believe that as polarization refers to two opposing entities, it does not fit the Finnish political setting. We are </w:t>
      </w:r>
      <w:del w:author="Otto Tarkka" w:date="2025-08-20T08:16:28.885Z" w:id="359680760">
        <w:r w:rsidRPr="3F1F5300" w:rsidDel="00751FC0">
          <w:rPr>
            <w:lang w:val="en-GB"/>
          </w:rPr>
          <w:delText>skep</w:delText>
        </w:r>
        <w:r w:rsidRPr="3F1F5300" w:rsidDel="00751FC0">
          <w:rPr>
            <w:lang w:val="en-GB"/>
          </w:rPr>
          <w:delText>tical</w:delText>
        </w:r>
        <w:r w:rsidRPr="3F1F5300" w:rsidDel="00751FC0">
          <w:rPr>
            <w:lang w:val="en-GB"/>
          </w:rPr>
          <w:delText xml:space="preserve"> </w:delText>
        </w:r>
      </w:del>
      <w:ins w:author="Otto Tarkka" w:date="2025-08-20T08:16:33.414Z" w:id="138331154">
        <w:r w:rsidRPr="3F1F5300" w:rsidR="44532F95">
          <w:rPr>
            <w:lang w:val="en-GB"/>
          </w:rPr>
          <w:t xml:space="preserve">sceptical </w:t>
        </w:r>
      </w:ins>
      <w:r w:rsidRPr="3F1F5300" w:rsidR="00751FC0">
        <w:rPr>
          <w:lang w:val="en-GB"/>
        </w:rPr>
        <w:t xml:space="preserve">of using classifier performance as a direct measure of polarization because, as our results and </w:t>
      </w:r>
      <w:r w:rsidRPr="3F1F5300" w:rsidR="00751FC0">
        <w:rPr>
          <w:lang w:val="en-GB"/>
        </w:rPr>
        <w:t>previous</w:t>
      </w:r>
      <w:r w:rsidRPr="3F1F5300" w:rsidR="00751FC0">
        <w:rPr>
          <w:lang w:val="en-GB"/>
        </w:rPr>
        <w:t xml:space="preserve"> research </w:t>
      </w:r>
      <w:r w:rsidRPr="3F1F5300" w:rsidR="00876071">
        <w:rPr>
          <w:lang w:val="en-GB"/>
        </w:rPr>
        <w:t>(e.g. Hirst et al</w:t>
      </w:r>
      <w:r w:rsidRPr="3F1F5300" w:rsidR="00A70263">
        <w:rPr>
          <w:lang w:val="en-GB"/>
        </w:rPr>
        <w:t>.</w:t>
      </w:r>
      <w:r w:rsidRPr="3F1F5300" w:rsidR="00876071">
        <w:rPr>
          <w:lang w:val="en-GB"/>
        </w:rPr>
        <w:t>, 2010; Potthast et al</w:t>
      </w:r>
      <w:r w:rsidRPr="3F1F5300" w:rsidR="00A70263">
        <w:rPr>
          <w:lang w:val="en-GB"/>
        </w:rPr>
        <w:t>.</w:t>
      </w:r>
      <w:r w:rsidRPr="3F1F5300" w:rsidR="00876071">
        <w:rPr>
          <w:lang w:val="en-GB"/>
        </w:rPr>
        <w:t>, 2018)</w:t>
      </w:r>
      <w:r w:rsidRPr="3F1F5300" w:rsidR="00751FC0">
        <w:rPr>
          <w:lang w:val="en-GB"/>
        </w:rPr>
        <w:t xml:space="preserve"> show, the linguistic features that drive classifiers like ours are not necessarily politically or ideologically motivated. For these reasons, we opt to use the more suitable term </w:t>
      </w:r>
      <w:r w:rsidRPr="3F1F5300" w:rsidR="00751FC0">
        <w:rPr>
          <w:i w:val="1"/>
          <w:iCs w:val="1"/>
          <w:lang w:val="en-GB"/>
        </w:rPr>
        <w:t>distinctiveness</w:t>
      </w:r>
      <w:r w:rsidRPr="3F1F5300" w:rsidR="00751FC0">
        <w:rPr>
          <w:lang w:val="en-GB"/>
        </w:rPr>
        <w:t>.</w:t>
      </w:r>
    </w:p>
    <w:p w:rsidRPr="00B606DD" w:rsidR="007A50DC" w:rsidP="00AC03FB" w:rsidRDefault="00751FC0" w14:paraId="1C162033" w14:textId="11BB9419">
      <w:pPr>
        <w:pStyle w:val="BodyText"/>
        <w:jc w:val="both"/>
      </w:pPr>
      <w:r w:rsidRPr="3F1F5300" w:rsidR="332D585F">
        <w:rPr>
          <w:lang w:val="en-GB"/>
        </w:rPr>
        <w:t>Previous</w:t>
      </w:r>
      <w:r w:rsidRPr="3F1F5300" w:rsidR="332D585F">
        <w:rPr>
          <w:lang w:val="en-GB"/>
        </w:rPr>
        <w:t xml:space="preserve"> studies on predicting party affiliation from parliamentary speeches include work on the United States’ </w:t>
      </w:r>
      <w:r w:rsidRPr="3F1F5300" w:rsidR="2363F414">
        <w:rPr>
          <w:lang w:val="en-GB"/>
        </w:rPr>
        <w:t>(Bayram et al.</w:t>
      </w:r>
      <w:r w:rsidRPr="3F1F5300" w:rsidR="011905B4">
        <w:rPr>
          <w:lang w:val="en-GB"/>
        </w:rPr>
        <w:t>,</w:t>
      </w:r>
      <w:r w:rsidRPr="3F1F5300" w:rsidR="2363F414">
        <w:rPr>
          <w:lang w:val="en-GB"/>
        </w:rPr>
        <w:t xml:space="preserve"> 2019)</w:t>
      </w:r>
      <w:r w:rsidRPr="3F1F5300" w:rsidR="332D585F">
        <w:rPr>
          <w:lang w:val="en-GB"/>
        </w:rPr>
        <w:t xml:space="preserve">, Lithuanian </w:t>
      </w:r>
      <w:r w:rsidRPr="3F1F5300" w:rsidR="5774887E">
        <w:rPr>
          <w:lang w:val="en-GB"/>
        </w:rPr>
        <w:t>(</w:t>
      </w:r>
      <w:r w:rsidRPr="3F1F5300" w:rsidR="2363F414">
        <w:rPr>
          <w:lang w:val="en-GB"/>
        </w:rPr>
        <w:t>Kapočiūtė-Dzikienė</w:t>
      </w:r>
      <w:r w:rsidRPr="3F1F5300" w:rsidR="2363F414">
        <w:rPr>
          <w:lang w:val="en-GB"/>
        </w:rPr>
        <w:t xml:space="preserve"> and </w:t>
      </w:r>
      <w:r w:rsidRPr="3F1F5300" w:rsidR="2363F414">
        <w:rPr>
          <w:lang w:val="en-GB"/>
        </w:rPr>
        <w:t>Krupavičius</w:t>
      </w:r>
      <w:r w:rsidRPr="3F1F5300" w:rsidR="2363F414">
        <w:rPr>
          <w:lang w:val="en-GB"/>
        </w:rPr>
        <w:t xml:space="preserve">, </w:t>
      </w:r>
      <w:r w:rsidRPr="3F1F5300" w:rsidR="5774887E">
        <w:rPr>
          <w:lang w:val="en-GB"/>
        </w:rPr>
        <w:t>2014)</w:t>
      </w:r>
      <w:r w:rsidRPr="3F1F5300" w:rsidR="332D585F">
        <w:rPr>
          <w:lang w:val="en-GB"/>
        </w:rPr>
        <w:t xml:space="preserve">, Norwegian </w:t>
      </w:r>
      <w:r w:rsidRPr="3F1F5300" w:rsidR="5774887E">
        <w:rPr>
          <w:lang w:val="en-GB"/>
        </w:rPr>
        <w:t>(</w:t>
      </w:r>
      <w:r w:rsidRPr="3F1F5300" w:rsidR="6470F61C">
        <w:rPr>
          <w:lang w:val="en-GB"/>
        </w:rPr>
        <w:t xml:space="preserve">Søyland and Lapponi, </w:t>
      </w:r>
      <w:r w:rsidRPr="3F1F5300" w:rsidR="387A9B50">
        <w:rPr>
          <w:lang w:val="en-GB"/>
        </w:rPr>
        <w:t>2017),</w:t>
      </w:r>
      <w:r w:rsidRPr="3F1F5300" w:rsidR="332D585F">
        <w:rPr>
          <w:lang w:val="en-GB"/>
        </w:rPr>
        <w:t xml:space="preserve"> and Danish </w:t>
      </w:r>
      <w:r w:rsidRPr="3F1F5300" w:rsidR="387A9B50">
        <w:rPr>
          <w:lang w:val="en-GB"/>
        </w:rPr>
        <w:t>(</w:t>
      </w:r>
      <w:r w:rsidRPr="3F1F5300" w:rsidR="387A9B50">
        <w:rPr>
          <w:lang w:val="en-GB"/>
        </w:rPr>
        <w:t>Navarretta</w:t>
      </w:r>
      <w:r w:rsidRPr="3F1F5300" w:rsidR="387A9B50">
        <w:rPr>
          <w:lang w:val="en-GB"/>
        </w:rPr>
        <w:t xml:space="preserve"> and Hansen, 2020</w:t>
      </w:r>
      <w:ins w:author="Otto Tarkka" w:date="2025-08-08T12:48:57.368Z" w:id="1669380554">
        <w:r w:rsidRPr="3F1F5300" w:rsidR="11F71912">
          <w:rPr>
            <w:lang w:val="en-GB"/>
          </w:rPr>
          <w:t>, 2024</w:t>
        </w:r>
      </w:ins>
      <w:r w:rsidRPr="3F1F5300" w:rsidR="387A9B50">
        <w:rPr>
          <w:lang w:val="en-GB"/>
        </w:rPr>
        <w:t>)</w:t>
      </w:r>
      <w:r w:rsidRPr="3F1F5300" w:rsidR="332D585F">
        <w:rPr>
          <w:lang w:val="en-GB"/>
        </w:rPr>
        <w:t xml:space="preserve"> parliaments. These studies use </w:t>
      </w:r>
      <w:r w:rsidRPr="3F1F5300" w:rsidR="332D585F">
        <w:rPr>
          <w:lang w:val="en-GB"/>
        </w:rPr>
        <w:t>a number of</w:t>
      </w:r>
      <w:r w:rsidRPr="3F1F5300" w:rsidR="332D585F">
        <w:rPr>
          <w:lang w:val="en-GB"/>
        </w:rPr>
        <w:t xml:space="preserve"> different models to predict party affiliation in varying political contexts</w:t>
      </w:r>
      <w:r w:rsidRPr="3F1F5300" w:rsidR="332D585F">
        <w:rPr>
          <w:lang w:val="en-GB"/>
        </w:rPr>
        <w:t xml:space="preserve">.  </w:t>
      </w:r>
      <w:r w:rsidRPr="3F1F5300" w:rsidR="13128A6A">
        <w:rPr>
          <w:lang w:val="en-GB"/>
        </w:rPr>
        <w:t xml:space="preserve">Bayram et al. (2019) </w:t>
      </w:r>
      <w:r w:rsidRPr="3F1F5300" w:rsidR="332D585F">
        <w:rPr>
          <w:lang w:val="en-GB"/>
        </w:rPr>
        <w:t>train</w:t>
      </w:r>
      <w:ins w:author="Otto Tarkka" w:date="2025-08-19T07:26:45.69Z" w:id="1554781966">
        <w:r w:rsidRPr="3F1F5300" w:rsidR="2833FCEB">
          <w:rPr>
            <w:lang w:val="en-GB"/>
          </w:rPr>
          <w:t>ed</w:t>
        </w:r>
      </w:ins>
      <w:r w:rsidRPr="3F1F5300" w:rsidR="332D585F">
        <w:rPr>
          <w:lang w:val="en-GB"/>
        </w:rPr>
        <w:t xml:space="preserve"> several binary classifiers on data from the U.S. Congress and achieve</w:t>
      </w:r>
      <w:ins w:author="Otto Tarkka" w:date="2025-08-19T07:26:50.408Z" w:id="1224759648">
        <w:r w:rsidRPr="3F1F5300" w:rsidR="5F1EE986">
          <w:rPr>
            <w:lang w:val="en-GB"/>
          </w:rPr>
          <w:t>d</w:t>
        </w:r>
      </w:ins>
      <w:r w:rsidRPr="3F1F5300" w:rsidR="332D585F">
        <w:rPr>
          <w:lang w:val="en-GB"/>
        </w:rPr>
        <w:t xml:space="preserve"> 78 % accuracy with a Support Vector Machine (SVM). They train</w:t>
      </w:r>
      <w:ins w:author="Otto Tarkka" w:date="2025-08-19T07:27:09.083Z" w:id="1709528346">
        <w:r w:rsidRPr="3F1F5300" w:rsidR="6E8AAE36">
          <w:rPr>
            <w:lang w:val="en-GB"/>
          </w:rPr>
          <w:t>ed</w:t>
        </w:r>
      </w:ins>
      <w:r w:rsidRPr="3F1F5300" w:rsidR="332D585F">
        <w:rPr>
          <w:lang w:val="en-GB"/>
        </w:rPr>
        <w:t xml:space="preserve"> the classifiers on 7 different </w:t>
      </w:r>
      <w:r w:rsidRPr="3F1F5300" w:rsidR="011905B4">
        <w:rPr>
          <w:lang w:val="en-GB"/>
        </w:rPr>
        <w:t>congresses and</w:t>
      </w:r>
      <w:r w:rsidRPr="3F1F5300" w:rsidR="332D585F">
        <w:rPr>
          <w:lang w:val="en-GB"/>
        </w:rPr>
        <w:t xml:space="preserve"> use</w:t>
      </w:r>
      <w:ins w:author="Otto Tarkka" w:date="2025-08-19T07:27:20.13Z" w:id="1930188298">
        <w:r w:rsidRPr="3F1F5300" w:rsidR="481536D4">
          <w:rPr>
            <w:lang w:val="en-GB"/>
          </w:rPr>
          <w:t>d</w:t>
        </w:r>
      </w:ins>
      <w:r w:rsidRPr="3F1F5300" w:rsidR="332D585F">
        <w:rPr>
          <w:lang w:val="en-GB"/>
        </w:rPr>
        <w:t xml:space="preserve"> model accuracy as a proxy measure for partisanship across time. They assume</w:t>
      </w:r>
      <w:ins w:author="Otto Tarkka" w:date="2025-08-19T07:27:33.63Z" w:id="1595615828">
        <w:r w:rsidRPr="3F1F5300" w:rsidR="766FA920">
          <w:rPr>
            <w:lang w:val="en-GB"/>
          </w:rPr>
          <w:t>d</w:t>
        </w:r>
      </w:ins>
      <w:r w:rsidRPr="3F1F5300" w:rsidR="332D585F">
        <w:rPr>
          <w:lang w:val="en-GB"/>
        </w:rPr>
        <w:t xml:space="preserve"> more partisanship means that the two parties are more distinct in their rhetoric and, thus, easier to classify. </w:t>
      </w:r>
      <w:r w:rsidRPr="3F1F5300" w:rsidR="13128A6A">
        <w:rPr>
          <w:lang w:val="en-GB"/>
        </w:rPr>
        <w:t xml:space="preserve">Peterson and </w:t>
      </w:r>
      <w:r w:rsidRPr="3F1F5300" w:rsidR="13128A6A">
        <w:rPr>
          <w:lang w:val="en-GB"/>
        </w:rPr>
        <w:t>Spirling</w:t>
      </w:r>
      <w:r w:rsidRPr="3F1F5300" w:rsidR="13128A6A">
        <w:rPr>
          <w:lang w:val="en-GB"/>
        </w:rPr>
        <w:t xml:space="preserve"> (2018)</w:t>
      </w:r>
      <w:r w:rsidRPr="3F1F5300" w:rsidR="332D585F">
        <w:rPr>
          <w:lang w:val="en-GB"/>
        </w:rPr>
        <w:t xml:space="preserve"> show that this method gives results that correspond to conventional knowledge of polarization in the British parliament</w:t>
      </w:r>
      <w:r w:rsidRPr="3F1F5300" w:rsidR="332D585F">
        <w:rPr>
          <w:lang w:val="en-GB"/>
        </w:rPr>
        <w:t xml:space="preserve">.  </w:t>
      </w:r>
      <w:r w:rsidRPr="3F1F5300" w:rsidR="13128A6A">
        <w:rPr>
          <w:lang w:val="en-GB"/>
        </w:rPr>
        <w:t>Dierm</w:t>
      </w:r>
      <w:r w:rsidRPr="3F1F5300" w:rsidR="678F3659">
        <w:rPr>
          <w:lang w:val="en-GB"/>
        </w:rPr>
        <w:t>eier</w:t>
      </w:r>
      <w:r w:rsidRPr="3F1F5300" w:rsidR="678F3659">
        <w:rPr>
          <w:lang w:val="en-GB"/>
        </w:rPr>
        <w:t xml:space="preserve"> et al. (2011) </w:t>
      </w:r>
      <w:r w:rsidRPr="3F1F5300" w:rsidR="332D585F">
        <w:rPr>
          <w:lang w:val="en-GB"/>
        </w:rPr>
        <w:t>examine</w:t>
      </w:r>
      <w:ins w:author="Otto Tarkka" w:date="2025-08-19T07:27:53.396Z" w:id="1881856174">
        <w:r w:rsidRPr="3F1F5300" w:rsidR="32E6EA0E">
          <w:rPr>
            <w:lang w:val="en-GB"/>
          </w:rPr>
          <w:t>d</w:t>
        </w:r>
      </w:ins>
      <w:r w:rsidRPr="3F1F5300" w:rsidR="332D585F">
        <w:rPr>
          <w:lang w:val="en-GB"/>
        </w:rPr>
        <w:t xml:space="preserve"> both politically extreme and politically moderate Republicans and Democrats in the U.S. senate. Their results show that their SVM classifier </w:t>
      </w:r>
      <w:del w:author="Otto Tarkka" w:date="2025-08-19T07:41:25.553Z" w:id="1323857127">
        <w:r w:rsidRPr="3F1F5300" w:rsidDel="332D585F">
          <w:rPr>
            <w:lang w:val="en-GB"/>
          </w:rPr>
          <w:delText>did not</w:delText>
        </w:r>
        <w:r w:rsidRPr="3F1F5300" w:rsidDel="332D585F">
          <w:rPr>
            <w:lang w:val="en-GB"/>
          </w:rPr>
          <w:delText xml:space="preserve"> </w:delText>
        </w:r>
      </w:del>
      <w:del w:author="Otto Tarkka" w:date="2025-08-19T07:41:23.5Z" w:id="124844117">
        <w:r w:rsidRPr="3F1F5300" w:rsidDel="332D585F">
          <w:rPr>
            <w:lang w:val="en-GB"/>
          </w:rPr>
          <w:delText>distinguish</w:delText>
        </w:r>
      </w:del>
      <w:ins w:author="Otto Tarkka" w:date="2025-08-19T07:41:40.572Z" w:id="1306075927">
        <w:r w:rsidRPr="3F1F5300" w:rsidR="469D83FA">
          <w:rPr>
            <w:lang w:val="en-GB"/>
          </w:rPr>
          <w:t xml:space="preserve"> was </w:t>
        </w:r>
      </w:ins>
      <w:ins w:author="Otto Tarkka" w:date="2025-08-19T07:42:42.963Z" w:id="842204351">
        <w:r w:rsidRPr="3F1F5300" w:rsidR="6ADE075D">
          <w:rPr>
            <w:lang w:val="en-GB"/>
          </w:rPr>
          <w:t>worse</w:t>
        </w:r>
      </w:ins>
      <w:ins w:author="Otto Tarkka" w:date="2025-08-19T07:41:40.572Z" w:id="1551257715">
        <w:r w:rsidRPr="3F1F5300" w:rsidR="469D83FA">
          <w:rPr>
            <w:lang w:val="en-GB"/>
          </w:rPr>
          <w:t xml:space="preserve"> at distinguishing between</w:t>
        </w:r>
      </w:ins>
      <w:r w:rsidRPr="3F1F5300" w:rsidR="332D585F">
        <w:rPr>
          <w:lang w:val="en-GB"/>
        </w:rPr>
        <w:t xml:space="preserve"> moderate senators </w:t>
      </w:r>
      <w:ins w:author="Otto Tarkka" w:date="2025-08-19T07:41:48.569Z" w:id="706665093">
        <w:r w:rsidRPr="3F1F5300" w:rsidR="7C9289C7">
          <w:rPr>
            <w:lang w:val="en-GB"/>
          </w:rPr>
          <w:t>than</w:t>
        </w:r>
      </w:ins>
      <w:del w:author="Otto Tarkka" w:date="2025-08-19T07:41:43.978Z" w:id="162036591">
        <w:r w:rsidRPr="3F1F5300" w:rsidDel="332D585F">
          <w:rPr>
            <w:lang w:val="en-GB"/>
          </w:rPr>
          <w:delText>as well as</w:delText>
        </w:r>
      </w:del>
      <w:r w:rsidRPr="3F1F5300" w:rsidR="332D585F">
        <w:rPr>
          <w:lang w:val="en-GB"/>
        </w:rPr>
        <w:t xml:space="preserve"> more extreme ones</w:t>
      </w:r>
      <w:ins w:author="Otto Tarkka" w:date="2025-08-19T07:43:59.925Z" w:id="1291292106">
        <w:r w:rsidRPr="3F1F5300" w:rsidR="7276A38B">
          <w:rPr>
            <w:lang w:val="en-GB"/>
          </w:rPr>
          <w:t>, showing that more ideologically distinct politicians are eas</w:t>
        </w:r>
      </w:ins>
      <w:ins w:author="Otto Tarkka" w:date="2025-08-19T07:44:10.744Z" w:id="1838102232">
        <w:r w:rsidRPr="3F1F5300" w:rsidR="7276A38B">
          <w:rPr>
            <w:lang w:val="en-GB"/>
          </w:rPr>
          <w:t xml:space="preserve">ier to </w:t>
        </w:r>
        <w:r w:rsidRPr="3F1F5300" w:rsidR="7E6C1B04">
          <w:rPr>
            <w:lang w:val="en-GB"/>
          </w:rPr>
          <w:t>distinguish</w:t>
        </w:r>
      </w:ins>
      <w:r w:rsidRPr="3F1F5300" w:rsidR="332D585F">
        <w:rPr>
          <w:lang w:val="en-GB"/>
        </w:rPr>
        <w:t>. A feature analysis shows that senators were distinguishable on economic and moral issues. The paper also shows some evidence of politically extreme senators using signal words or dog whistles, which are used as covert messages to the more extreme elements of the electorate.</w:t>
      </w:r>
    </w:p>
    <w:p w:rsidRPr="00B606DD" w:rsidR="007A50DC" w:rsidP="3F1F5300" w:rsidRDefault="00751FC0" w14:paraId="17DE0352" w14:textId="5C76F69E">
      <w:pPr>
        <w:pStyle w:val="BodyText"/>
        <w:jc w:val="both"/>
        <w:rPr>
          <w:lang w:val="en-GB"/>
        </w:rPr>
      </w:pPr>
      <w:r w:rsidRPr="3F1F5300" w:rsidR="00751FC0">
        <w:rPr>
          <w:lang w:val="en-GB"/>
        </w:rPr>
        <w:t xml:space="preserve">Other studies </w:t>
      </w:r>
      <w:ins w:author="Otto Tarkka" w:date="2025-08-19T07:44:35.511Z" w:id="949246881">
        <w:r w:rsidRPr="3F1F5300" w:rsidR="1D24C9C8">
          <w:rPr>
            <w:lang w:val="en-GB"/>
          </w:rPr>
          <w:t>have used</w:t>
        </w:r>
      </w:ins>
      <w:del w:author="Otto Tarkka" w:date="2025-08-19T07:44:30.016Z" w:id="706977045">
        <w:r w:rsidRPr="3F1F5300" w:rsidDel="00751FC0">
          <w:rPr>
            <w:lang w:val="en-GB"/>
          </w:rPr>
          <w:delText>use</w:delText>
        </w:r>
      </w:del>
      <w:r w:rsidRPr="3F1F5300" w:rsidR="00751FC0">
        <w:rPr>
          <w:lang w:val="en-GB"/>
        </w:rPr>
        <w:t xml:space="preserve"> classifiers in multi-party settings. </w:t>
      </w:r>
      <w:r w:rsidRPr="3F1F5300" w:rsidR="00AF7583">
        <w:rPr>
          <w:lang w:val="en-GB"/>
        </w:rPr>
        <w:t>Søyland and Lapponi (2017)</w:t>
      </w:r>
      <w:r w:rsidRPr="3F1F5300" w:rsidR="00751FC0">
        <w:rPr>
          <w:lang w:val="en-GB"/>
        </w:rPr>
        <w:t xml:space="preserve"> train</w:t>
      </w:r>
      <w:ins w:author="Otto Tarkka" w:date="2025-08-19T07:44:43.109Z" w:id="890429792">
        <w:r w:rsidRPr="3F1F5300" w:rsidR="7876810A">
          <w:rPr>
            <w:lang w:val="en-GB"/>
          </w:rPr>
          <w:t>ed</w:t>
        </w:r>
      </w:ins>
      <w:r w:rsidRPr="3F1F5300" w:rsidR="00751FC0">
        <w:rPr>
          <w:lang w:val="en-GB"/>
        </w:rPr>
        <w:t xml:space="preserve"> an SVM classifier on speeches held in the Norwegian parliament. After heavy preprocessing and adding metadata, their classifier reache</w:t>
      </w:r>
      <w:ins w:author="Otto Tarkka" w:date="2025-08-19T07:44:53.397Z" w:id="1856366746">
        <w:r w:rsidRPr="3F1F5300" w:rsidR="7D9C493F">
          <w:rPr>
            <w:lang w:val="en-GB"/>
          </w:rPr>
          <w:t>d</w:t>
        </w:r>
      </w:ins>
      <w:del w:author="Otto Tarkka" w:date="2025-08-19T07:44:53.292Z" w:id="1409726081">
        <w:r w:rsidRPr="3F1F5300" w:rsidDel="00751FC0">
          <w:rPr>
            <w:lang w:val="en-GB"/>
          </w:rPr>
          <w:delText>s</w:delText>
        </w:r>
      </w:del>
      <w:r w:rsidRPr="3F1F5300" w:rsidR="00751FC0">
        <w:rPr>
          <w:lang w:val="en-GB"/>
        </w:rPr>
        <w:t xml:space="preserve"> an F1 score of 0.729 on a dataset with 7 parties. Similarly, </w:t>
      </w:r>
      <w:r w:rsidRPr="3F1F5300" w:rsidR="00A01477">
        <w:rPr>
          <w:lang w:val="en-GB"/>
        </w:rPr>
        <w:t>Navarretta</w:t>
      </w:r>
      <w:r w:rsidRPr="3F1F5300" w:rsidR="00A01477">
        <w:rPr>
          <w:lang w:val="en-GB"/>
        </w:rPr>
        <w:t xml:space="preserve"> and Hansen (2020)</w:t>
      </w:r>
      <w:r w:rsidRPr="3F1F5300" w:rsidR="00751FC0">
        <w:rPr>
          <w:lang w:val="en-GB"/>
        </w:rPr>
        <w:t xml:space="preserve"> train</w:t>
      </w:r>
      <w:ins w:author="Otto Tarkka" w:date="2025-08-19T07:45:03.258Z" w:id="942955193">
        <w:r w:rsidRPr="3F1F5300" w:rsidR="5454AB32">
          <w:rPr>
            <w:lang w:val="en-GB"/>
          </w:rPr>
          <w:t>ed</w:t>
        </w:r>
      </w:ins>
      <w:r w:rsidRPr="3F1F5300" w:rsidR="00751FC0">
        <w:rPr>
          <w:lang w:val="en-GB"/>
        </w:rPr>
        <w:t xml:space="preserve"> several models and reach</w:t>
      </w:r>
      <w:ins w:author="Otto Tarkka" w:date="2025-08-19T07:45:31.447Z" w:id="1067053420">
        <w:r w:rsidRPr="3F1F5300" w:rsidR="0E2EA477">
          <w:rPr>
            <w:lang w:val="en-GB"/>
          </w:rPr>
          <w:t>ed</w:t>
        </w:r>
      </w:ins>
      <w:r w:rsidRPr="3F1F5300" w:rsidR="00751FC0">
        <w:rPr>
          <w:lang w:val="en-GB"/>
        </w:rPr>
        <w:t xml:space="preserve"> an F1 score of 0.57 on a 4-class classification task of Danish parliamentary speeches. </w:t>
      </w:r>
      <w:r w:rsidRPr="3F1F5300" w:rsidR="00A01477">
        <w:rPr>
          <w:lang w:val="en-GB"/>
        </w:rPr>
        <w:t>Kapočiūtė-Dzikienė</w:t>
      </w:r>
      <w:r w:rsidRPr="3F1F5300" w:rsidR="00A01477">
        <w:rPr>
          <w:lang w:val="en-GB"/>
        </w:rPr>
        <w:t xml:space="preserve"> and </w:t>
      </w:r>
      <w:r w:rsidRPr="3F1F5300" w:rsidR="00A01477">
        <w:rPr>
          <w:lang w:val="en-GB"/>
        </w:rPr>
        <w:t>Krupavičius</w:t>
      </w:r>
      <w:r w:rsidRPr="3F1F5300" w:rsidR="00A01477">
        <w:rPr>
          <w:lang w:val="en-GB"/>
        </w:rPr>
        <w:t xml:space="preserve"> (2014)</w:t>
      </w:r>
      <w:r w:rsidRPr="3F1F5300" w:rsidR="00751FC0">
        <w:rPr>
          <w:lang w:val="en-GB"/>
        </w:rPr>
        <w:t xml:space="preserve"> use</w:t>
      </w:r>
      <w:ins w:author="Otto Tarkka" w:date="2025-08-19T07:45:46.028Z" w:id="1482342610">
        <w:r w:rsidRPr="3F1F5300" w:rsidR="53E79D82">
          <w:rPr>
            <w:lang w:val="en-GB"/>
          </w:rPr>
          <w:t>d</w:t>
        </w:r>
      </w:ins>
      <w:r w:rsidRPr="3F1F5300" w:rsidR="00751FC0">
        <w:rPr>
          <w:lang w:val="en-GB"/>
        </w:rPr>
        <w:t xml:space="preserve"> the Naïve Bayes Multinomial method to classify Lithuanian parliamentary speeches in two datasets, one containing </w:t>
      </w:r>
      <w:r w:rsidRPr="3F1F5300" w:rsidR="00751FC0">
        <w:rPr>
          <w:lang w:val="en-GB"/>
        </w:rPr>
        <w:t>speeches</w:t>
      </w:r>
      <w:r w:rsidRPr="3F1F5300" w:rsidR="00751FC0">
        <w:rPr>
          <w:lang w:val="en-GB"/>
        </w:rPr>
        <w:t xml:space="preserve"> from 12 parties, the other containing speeches from 8 parties with </w:t>
      </w:r>
      <w:r w:rsidRPr="3F1F5300" w:rsidR="00751FC0">
        <w:rPr>
          <w:lang w:val="en-GB"/>
        </w:rPr>
        <w:t>different levels</w:t>
      </w:r>
      <w:r w:rsidRPr="3F1F5300" w:rsidR="00751FC0">
        <w:rPr>
          <w:lang w:val="en-GB"/>
        </w:rPr>
        <w:t xml:space="preserve"> of pre</w:t>
      </w:r>
      <w:ins w:author="Otto Tarkka" w:date="2025-08-19T07:45:54.078Z" w:id="2144788060">
        <w:r w:rsidRPr="3F1F5300" w:rsidR="5924876D">
          <w:rPr>
            <w:lang w:val="en-GB"/>
          </w:rPr>
          <w:t>-</w:t>
        </w:r>
      </w:ins>
      <w:r w:rsidRPr="3F1F5300" w:rsidR="00751FC0">
        <w:rPr>
          <w:lang w:val="en-GB"/>
        </w:rPr>
        <w:t>processing. Their method achieve</w:t>
      </w:r>
      <w:ins w:author="Otto Tarkka" w:date="2025-08-19T07:46:00.606Z" w:id="156299473">
        <w:r w:rsidRPr="3F1F5300" w:rsidR="3C26DE00">
          <w:rPr>
            <w:lang w:val="en-GB"/>
          </w:rPr>
          <w:t>d</w:t>
        </w:r>
      </w:ins>
      <w:del w:author="Otto Tarkka" w:date="2025-08-19T07:45:59.963Z" w:id="444671144">
        <w:r w:rsidRPr="3F1F5300" w:rsidDel="00751FC0">
          <w:rPr>
            <w:lang w:val="en-GB"/>
          </w:rPr>
          <w:delText>s</w:delText>
        </w:r>
      </w:del>
      <w:r w:rsidRPr="3F1F5300" w:rsidR="00751FC0">
        <w:rPr>
          <w:lang w:val="en-GB"/>
        </w:rPr>
        <w:t xml:space="preserve"> 49% accuracy.</w:t>
      </w:r>
    </w:p>
    <w:p w:rsidRPr="00B606DD" w:rsidR="007A50DC" w:rsidP="003126EE" w:rsidRDefault="003126EE" w14:paraId="3B321C82" w14:textId="1C1BE7B4">
      <w:pPr>
        <w:pStyle w:val="BodyText"/>
        <w:jc w:val="both"/>
      </w:pPr>
      <w:r w:rsidRPr="3F1F5300" w:rsidR="3963249A">
        <w:rPr>
          <w:lang w:val="en-GB"/>
        </w:rPr>
        <w:t>Hirst et al. (2010) argue that what matters most in party rhetoric is not ideology, but institutional positioning, i.e.,</w:t>
      </w:r>
      <w:ins w:author="Otto Tarkka" w:date="2025-08-19T07:46:11.036Z" w:id="1947429470">
        <w:r w:rsidRPr="3F1F5300" w:rsidR="3EABDAE6">
          <w:rPr>
            <w:lang w:val="en-GB"/>
          </w:rPr>
          <w:t xml:space="preserve"> the</w:t>
        </w:r>
      </w:ins>
      <w:r w:rsidRPr="3F1F5300" w:rsidR="3963249A">
        <w:rPr>
          <w:lang w:val="en-GB"/>
        </w:rPr>
        <w:t xml:space="preserve"> opposition-government divide. They train</w:t>
      </w:r>
      <w:ins w:author="Otto Tarkka" w:date="2025-08-19T07:46:20.186Z" w:id="1381049465">
        <w:r w:rsidRPr="3F1F5300" w:rsidR="434B71A4">
          <w:rPr>
            <w:lang w:val="en-GB"/>
          </w:rPr>
          <w:t>ed</w:t>
        </w:r>
      </w:ins>
      <w:r w:rsidRPr="3F1F5300" w:rsidR="3963249A">
        <w:rPr>
          <w:lang w:val="en-GB"/>
        </w:rPr>
        <w:t xml:space="preserve"> an SVM using data from the Canadian House of Commons and found that classification accuracy is better with data from Question Periods than with data from debates. Moreover, they f</w:t>
      </w:r>
      <w:ins w:author="Otto Tarkka" w:date="2025-08-19T07:46:30.415Z" w:id="1938367977">
        <w:r w:rsidRPr="3F1F5300" w:rsidR="281009D9">
          <w:rPr>
            <w:lang w:val="en-GB"/>
          </w:rPr>
          <w:t>ou</w:t>
        </w:r>
      </w:ins>
      <w:del w:author="Otto Tarkka" w:date="2025-08-19T07:46:29.51Z" w:id="1565051576">
        <w:r w:rsidRPr="3F1F5300" w:rsidDel="3963249A">
          <w:rPr>
            <w:lang w:val="en-GB"/>
          </w:rPr>
          <w:delText>i</w:delText>
        </w:r>
      </w:del>
      <w:r w:rsidRPr="3F1F5300" w:rsidR="3963249A">
        <w:rPr>
          <w:lang w:val="en-GB"/>
        </w:rPr>
        <w:t>nd that when training on one parliament and testing on another in which the government-opposition roles are flipped, "the performance of the classifier completely disintegrates" (Hirst et al, 2010, p. 739). They thus argue that their classifier does not distinguish political parties by ideology but by turns of attack and defence between opposition and government.</w:t>
      </w:r>
      <w:ins w:author="Otto Tarkka" w:date="2025-08-08T12:50:33.053Z" w:id="1846994537">
        <w:r w:rsidRPr="3F1F5300" w:rsidR="7AF0C186">
          <w:rPr>
            <w:lang w:val="en-GB"/>
          </w:rPr>
          <w:t xml:space="preserve"> </w:t>
        </w:r>
        <w:r w:rsidRPr="3F1F5300" w:rsidR="7AF0C186">
          <w:rPr>
            <w:lang w:val="en-GB"/>
          </w:rPr>
          <w:t>Navarretta</w:t>
        </w:r>
        <w:r w:rsidRPr="3F1F5300" w:rsidR="7AF0C186">
          <w:rPr>
            <w:lang w:val="en-GB"/>
          </w:rPr>
          <w:t xml:space="preserve"> and Hansen (2024) </w:t>
        </w:r>
      </w:ins>
      <w:ins w:author="Otto Tarkka" w:date="2025-08-08T12:51:52.212Z" w:id="868303061">
        <w:r w:rsidRPr="3F1F5300" w:rsidR="08E6D632">
          <w:rPr>
            <w:lang w:val="en-GB"/>
          </w:rPr>
          <w:t>stud</w:t>
        </w:r>
      </w:ins>
      <w:ins w:author="Otto Tarkka" w:date="2025-08-19T07:46:50.81Z" w:id="908754465">
        <w:r w:rsidRPr="3F1F5300" w:rsidR="21EB0D7E">
          <w:rPr>
            <w:lang w:val="en-GB"/>
          </w:rPr>
          <w:t>ied</w:t>
        </w:r>
      </w:ins>
      <w:ins w:author="Otto Tarkka" w:date="2025-08-08T12:51:52.212Z" w:id="535462413">
        <w:r w:rsidRPr="3F1F5300" w:rsidR="08E6D632">
          <w:rPr>
            <w:lang w:val="en-GB"/>
          </w:rPr>
          <w:t xml:space="preserve"> the identification of</w:t>
        </w:r>
      </w:ins>
      <w:ins w:author="Otto Tarkka" w:date="2025-08-11T11:46:59.879Z" w:id="1534128141">
        <w:r w:rsidRPr="3F1F5300" w:rsidR="73395D98">
          <w:rPr>
            <w:lang w:val="en-GB"/>
          </w:rPr>
          <w:t xml:space="preserve"> plenary s</w:t>
        </w:r>
      </w:ins>
      <w:ins w:author="Otto Tarkka" w:date="2025-08-11T11:47:10.506Z" w:id="2086965750">
        <w:r w:rsidRPr="3F1F5300" w:rsidR="73395D98">
          <w:rPr>
            <w:lang w:val="en-GB"/>
          </w:rPr>
          <w:t xml:space="preserve">peeches from </w:t>
        </w:r>
      </w:ins>
      <w:ins w:author="Otto Tarkka" w:date="2025-08-08T12:51:52.212Z" w:id="1737381488">
        <w:r w:rsidRPr="3F1F5300" w:rsidR="08E6D632">
          <w:rPr>
            <w:lang w:val="en-GB"/>
          </w:rPr>
          <w:t>opposition and government parties in the Danish parliament</w:t>
        </w:r>
      </w:ins>
      <w:ins w:author="Otto Tarkka" w:date="2025-08-11T11:47:37.41Z" w:id="325447996">
        <w:r w:rsidRPr="3F1F5300" w:rsidR="0F6C3942">
          <w:rPr>
            <w:lang w:val="en-GB"/>
          </w:rPr>
          <w:t xml:space="preserve"> by training </w:t>
        </w:r>
      </w:ins>
      <w:ins w:author="Otto Tarkka" w:date="2025-08-11T11:48:52.619Z" w:id="177194921">
        <w:r w:rsidRPr="3F1F5300" w:rsidR="0F6C3942">
          <w:rPr>
            <w:lang w:val="en-GB"/>
          </w:rPr>
          <w:t>several models based on different architectures. They f</w:t>
        </w:r>
      </w:ins>
      <w:ins w:author="Otto Tarkka" w:date="2025-08-19T07:47:05.997Z" w:id="1355073006">
        <w:r w:rsidRPr="3F1F5300" w:rsidR="74F35319">
          <w:rPr>
            <w:lang w:val="en-GB"/>
          </w:rPr>
          <w:t>ou</w:t>
        </w:r>
      </w:ins>
      <w:ins w:author="Otto Tarkka" w:date="2025-08-11T11:48:52.619Z" w:id="368769629">
        <w:r w:rsidRPr="3F1F5300" w:rsidR="0F6C3942">
          <w:rPr>
            <w:lang w:val="en-GB"/>
          </w:rPr>
          <w:t xml:space="preserve">nd that fine-tuning </w:t>
        </w:r>
        <w:r w:rsidRPr="3F1F5300" w:rsidR="5194756A">
          <w:rPr>
            <w:lang w:val="en-GB"/>
          </w:rPr>
          <w:t>a Danish BERT model g</w:t>
        </w:r>
      </w:ins>
      <w:ins w:author="Otto Tarkka" w:date="2025-08-19T07:47:15.422Z" w:id="919963513">
        <w:r w:rsidRPr="3F1F5300" w:rsidR="06CCAF92">
          <w:rPr>
            <w:lang w:val="en-GB"/>
          </w:rPr>
          <w:t>ave</w:t>
        </w:r>
      </w:ins>
      <w:ins w:author="Otto Tarkka" w:date="2025-08-11T11:48:52.619Z" w:id="1213399937">
        <w:r w:rsidRPr="3F1F5300" w:rsidR="5194756A">
          <w:rPr>
            <w:lang w:val="en-GB"/>
          </w:rPr>
          <w:t xml:space="preserve"> the best performance.</w:t>
        </w:r>
      </w:ins>
    </w:p>
    <w:p w:rsidRPr="00B606DD" w:rsidR="007A50DC" w:rsidP="00FC2D0A" w:rsidRDefault="00751FC0" w14:paraId="0C7C7827" w14:textId="4B951D10">
      <w:pPr>
        <w:pStyle w:val="BodyText"/>
        <w:jc w:val="both"/>
      </w:pPr>
      <w:r w:rsidR="332D585F">
        <w:rPr/>
        <w:t>Most of the research discussed above has been conducted on parliaments with fewer parties than the eight that regularly occupy the Finnish parliament. Thus, our setting requires the classifier to detect and distinguish more minute differences between party rhetoric to make correct predictions. The literature in the field shows that government and opposition roles are reflected in plenary speeches. To mitigate this effect, we train</w:t>
      </w:r>
      <w:ins w:author="Otto Tarkka" w:date="2025-08-19T07:47:29.912Z" w:id="374948636">
        <w:r w:rsidR="5A9DD5CF">
          <w:t>ed</w:t>
        </w:r>
      </w:ins>
      <w:r w:rsidR="332D585F">
        <w:rPr/>
        <w:t xml:space="preserve"> our model with data that has all parties occupying both government and opposition roles. Therefore, the model cannot reliably base its predictions on linguistic cues caused by this division. Whereas </w:t>
      </w:r>
      <w:r w:rsidR="332D585F">
        <w:rPr/>
        <w:t>previous</w:t>
      </w:r>
      <w:r w:rsidR="332D585F">
        <w:rPr/>
        <w:t xml:space="preserve"> studies have mostly used SVMs</w:t>
      </w:r>
      <w:ins w:author="Otto Tarkka" w:date="2025-08-11T11:50:20.813Z" w:id="21543103">
        <w:r w:rsidR="085D33E8">
          <w:t xml:space="preserve"> and other </w:t>
        </w:r>
        <w:r w:rsidR="085D33E8">
          <w:t>relatively simple</w:t>
        </w:r>
        <w:r w:rsidR="085D33E8">
          <w:t xml:space="preserve"> models</w:t>
        </w:r>
      </w:ins>
      <w:r w:rsidR="332D585F">
        <w:rPr/>
        <w:t>, our deep learning model has the potential to reveal previously unknown distinctive linguistic features of plenary speeches</w:t>
      </w:r>
      <w:ins w:author="Otto Tarkka" w:date="2025-08-19T07:48:59.839Z" w:id="273272490">
        <w:r w:rsidR="1B32009F">
          <w:t xml:space="preserve"> due to it relying on context-aware word embeddings rather tha</w:t>
        </w:r>
      </w:ins>
      <w:ins w:author="Otto Tarkka" w:date="2025-08-19T07:49:08.584Z" w:id="1494653702">
        <w:r w:rsidR="1B32009F">
          <w:t xml:space="preserve">n </w:t>
        </w:r>
      </w:ins>
      <w:ins w:author="Otto Tarkka" w:date="2025-08-19T07:50:14.915Z" w:id="247294574">
        <w:r w:rsidR="10E2A800">
          <w:t>bag-of-words-style features</w:t>
        </w:r>
      </w:ins>
      <w:r w:rsidR="332D585F">
        <w:rPr/>
        <w:t>. We</w:t>
      </w:r>
      <w:ins w:author="Otto Tarkka" w:date="2025-08-19T07:47:51.164Z" w:id="1131919005">
        <w:r w:rsidR="5D687305">
          <w:t xml:space="preserve"> also</w:t>
        </w:r>
      </w:ins>
      <w:r w:rsidR="332D585F">
        <w:rPr/>
        <w:t xml:space="preserve"> train</w:t>
      </w:r>
      <w:ins w:author="Otto Tarkka" w:date="2025-08-19T07:47:53.094Z" w:id="1942616050">
        <w:r w:rsidR="2E7806B5">
          <w:t>ed</w:t>
        </w:r>
      </w:ins>
      <w:r w:rsidR="332D585F">
        <w:rPr/>
        <w:t xml:space="preserve"> an SVM as a baseline comparison and show that the BERT model performs better.</w:t>
      </w:r>
    </w:p>
    <w:p w:rsidRPr="00B606DD" w:rsidR="007A50DC" w:rsidRDefault="00751FC0" w14:paraId="1E1A2A3D" w14:textId="77777777">
      <w:pPr>
        <w:pStyle w:val="Heading2"/>
      </w:pPr>
      <w:bookmarkStart w:name="X6ebf1716bd1d71d11f37164292e9685d949ecaa" w:id="4"/>
      <w:bookmarkEnd w:id="3"/>
      <w:r w:rsidRPr="00B606DD">
        <w:t>Cues and voter assessment of political parties</w:t>
      </w:r>
    </w:p>
    <w:p w:rsidRPr="00B606DD" w:rsidR="007A50DC" w:rsidP="3F1F5300" w:rsidRDefault="00751FC0" w14:paraId="6CD3373B" w14:textId="72E5A17A">
      <w:pPr>
        <w:pStyle w:val="FirstParagraph"/>
        <w:suppressLineNumbers w:val="0"/>
        <w:bidi w:val="0"/>
        <w:spacing w:before="180" w:beforeAutospacing="off" w:after="180" w:afterAutospacing="off" w:line="259" w:lineRule="auto"/>
        <w:ind w:left="0" w:right="0"/>
        <w:jc w:val="both"/>
        <w:pPrChange w:author="Otto Tarkka" w:date="2025-08-19T07:51:24.369Z">
          <w:pPr>
            <w:pStyle w:val="FirstParagraph"/>
            <w:jc w:val="both"/>
          </w:pPr>
        </w:pPrChange>
      </w:pPr>
      <w:r w:rsidRPr="3F1F5300" w:rsidR="00751FC0">
        <w:rPr>
          <w:lang w:val="en-GB"/>
        </w:rPr>
        <w:t xml:space="preserve">A voter’s ability to understand current affairs and to </w:t>
      </w:r>
      <w:r w:rsidRPr="3F1F5300" w:rsidR="00751FC0">
        <w:rPr>
          <w:lang w:val="en-GB"/>
        </w:rPr>
        <w:t>identify</w:t>
      </w:r>
      <w:r w:rsidRPr="3F1F5300" w:rsidR="00751FC0">
        <w:rPr>
          <w:lang w:val="en-GB"/>
        </w:rPr>
        <w:t xml:space="preserve"> major ideological differences is considered central for their political competences, i.e.</w:t>
      </w:r>
      <w:ins w:author="Otto Tarkka" w:date="2025-08-19T07:50:33.163Z" w:id="1424910870">
        <w:r w:rsidRPr="3F1F5300" w:rsidR="64F5BCAD">
          <w:rPr>
            <w:lang w:val="en-GB"/>
          </w:rPr>
          <w:t>,</w:t>
        </w:r>
      </w:ins>
      <w:r w:rsidRPr="3F1F5300" w:rsidR="00751FC0">
        <w:rPr>
          <w:lang w:val="en-GB"/>
        </w:rPr>
        <w:t xml:space="preserve"> for "understanding of processes and structural components associated with developing public events"</w:t>
      </w:r>
      <w:r w:rsidRPr="3F1F5300" w:rsidR="00A747DC">
        <w:rPr>
          <w:lang w:val="en-GB"/>
        </w:rPr>
        <w:t xml:space="preserve"> </w:t>
      </w:r>
      <w:r w:rsidRPr="3F1F5300" w:rsidR="00D75EE2">
        <w:rPr>
          <w:lang w:val="en-GB"/>
        </w:rPr>
        <w:t>(Genova and Greenberg, 1979, p. 89)</w:t>
      </w:r>
      <w:r w:rsidRPr="3F1F5300" w:rsidR="00751FC0">
        <w:rPr>
          <w:lang w:val="en-GB"/>
        </w:rPr>
        <w:t>. This links our current study to the broader field of research on civic competence and political knowledge (e.g.</w:t>
      </w:r>
      <w:ins w:author="Otto Tarkka" w:date="2025-08-19T07:50:39.959Z" w:id="493617135">
        <w:r w:rsidRPr="3F1F5300" w:rsidR="6DAA046F">
          <w:rPr>
            <w:lang w:val="en-GB"/>
          </w:rPr>
          <w:t>,</w:t>
        </w:r>
      </w:ins>
      <w:r w:rsidRPr="3F1F5300" w:rsidR="00751FC0">
        <w:rPr>
          <w:lang w:val="en-GB"/>
        </w:rPr>
        <w:t xml:space="preserve"> </w:t>
      </w:r>
      <w:r w:rsidRPr="3F1F5300" w:rsidR="00063572">
        <w:rPr>
          <w:lang w:val="en-GB"/>
        </w:rPr>
        <w:t xml:space="preserve">Dahl, 1992; </w:t>
      </w:r>
      <w:r w:rsidRPr="3F1F5300" w:rsidR="00DF378F">
        <w:rPr>
          <w:lang w:val="en-GB"/>
        </w:rPr>
        <w:t xml:space="preserve">Delli </w:t>
      </w:r>
      <w:r w:rsidRPr="3F1F5300" w:rsidR="00DF378F">
        <w:rPr>
          <w:lang w:val="en-GB"/>
        </w:rPr>
        <w:t>Carpini</w:t>
      </w:r>
      <w:r w:rsidRPr="3F1F5300" w:rsidR="00DF378F">
        <w:rPr>
          <w:lang w:val="en-GB"/>
        </w:rPr>
        <w:t xml:space="preserve"> and Keeter, 1993; Downs, 1957; Popkin and Dimock, 1999</w:t>
      </w:r>
      <w:r w:rsidRPr="3F1F5300" w:rsidR="00751FC0">
        <w:rPr>
          <w:lang w:val="en-GB"/>
        </w:rPr>
        <w:t xml:space="preserve">). </w:t>
      </w:r>
      <w:r w:rsidRPr="3F1F5300" w:rsidR="00751FC0">
        <w:rPr>
          <w:lang w:val="en-GB"/>
        </w:rPr>
        <w:t>A majority of</w:t>
      </w:r>
      <w:r w:rsidRPr="3F1F5300" w:rsidR="00751FC0">
        <w:rPr>
          <w:lang w:val="en-GB"/>
        </w:rPr>
        <w:t xml:space="preserve"> studies on citizens’ ability to </w:t>
      </w:r>
      <w:r w:rsidRPr="3F1F5300" w:rsidR="00751FC0">
        <w:rPr>
          <w:lang w:val="en-GB"/>
        </w:rPr>
        <w:t>identify</w:t>
      </w:r>
      <w:r w:rsidRPr="3F1F5300" w:rsidR="00751FC0">
        <w:rPr>
          <w:lang w:val="en-GB"/>
        </w:rPr>
        <w:t xml:space="preserve"> and assess political issues focus on the impact of a party’s policy positions on </w:t>
      </w:r>
      <w:del w:author="Otto Tarkka" w:date="2025-08-19T07:50:51.361Z" w:id="103376782">
        <w:r w:rsidRPr="3F1F5300" w:rsidDel="00751FC0">
          <w:rPr>
            <w:lang w:val="en-GB"/>
          </w:rPr>
          <w:delText>citizens’</w:delText>
        </w:r>
      </w:del>
      <w:ins w:author="Otto Tarkka" w:date="2025-08-19T07:50:56.733Z" w:id="621107640">
        <w:r w:rsidRPr="3F1F5300" w:rsidR="703491AA">
          <w:rPr>
            <w:lang w:val="en-GB"/>
          </w:rPr>
          <w:t xml:space="preserve"> the</w:t>
        </w:r>
      </w:ins>
      <w:r w:rsidRPr="3F1F5300" w:rsidR="00751FC0">
        <w:rPr>
          <w:lang w:val="en-GB"/>
        </w:rPr>
        <w:t xml:space="preserve"> voting </w:t>
      </w:r>
      <w:r w:rsidRPr="3F1F5300" w:rsidR="00751FC0">
        <w:rPr>
          <w:lang w:val="en-GB"/>
        </w:rPr>
        <w:t>behavio</w:t>
      </w:r>
      <w:del w:author="Otto Tarkka" w:date="2025-08-20T10:41:50.008Z" w:id="1826651819">
        <w:r w:rsidRPr="3F1F5300" w:rsidDel="00751FC0">
          <w:rPr>
            <w:lang w:val="en-GB"/>
          </w:rPr>
          <w:delText>u</w:delText>
        </w:r>
      </w:del>
      <w:r w:rsidRPr="3F1F5300" w:rsidR="00751FC0">
        <w:rPr>
          <w:lang w:val="en-GB"/>
        </w:rPr>
        <w:t>r</w:t>
      </w:r>
      <w:ins w:author="Otto Tarkka" w:date="2025-08-19T07:50:59.892Z" w:id="1131820696">
        <w:r w:rsidRPr="3F1F5300" w:rsidR="40ECA7E6">
          <w:rPr>
            <w:lang w:val="en-GB"/>
          </w:rPr>
          <w:t xml:space="preserve"> of </w:t>
        </w:r>
      </w:ins>
      <w:ins w:author="Otto Tarkka" w:date="2025-08-19T07:51:03.318Z" w:id="2027999398">
        <w:r w:rsidRPr="3F1F5300" w:rsidR="40ECA7E6">
          <w:rPr>
            <w:lang w:val="en-GB"/>
          </w:rPr>
          <w:t>citizens</w:t>
        </w:r>
      </w:ins>
      <w:r w:rsidRPr="3F1F5300" w:rsidR="00751FC0">
        <w:rPr>
          <w:lang w:val="en-GB"/>
        </w:rPr>
        <w:t xml:space="preserve">. </w:t>
      </w:r>
      <w:r w:rsidRPr="3F1F5300" w:rsidR="006B143F">
        <w:rPr>
          <w:lang w:val="en-GB"/>
        </w:rPr>
        <w:t>Devroe</w:t>
      </w:r>
      <w:r w:rsidRPr="3F1F5300" w:rsidR="006B143F">
        <w:rPr>
          <w:lang w:val="en-GB"/>
        </w:rPr>
        <w:t xml:space="preserve"> (2020)</w:t>
      </w:r>
      <w:r w:rsidRPr="3F1F5300" w:rsidR="00751FC0">
        <w:rPr>
          <w:lang w:val="en-GB"/>
        </w:rPr>
        <w:t>, for example, studie</w:t>
      </w:r>
      <w:ins w:author="Otto Tarkka" w:date="2025-08-19T07:51:11.412Z" w:id="86094859">
        <w:r w:rsidRPr="3F1F5300" w:rsidR="3CCC78A1">
          <w:rPr>
            <w:lang w:val="en-GB"/>
          </w:rPr>
          <w:t>d</w:t>
        </w:r>
      </w:ins>
      <w:del w:author="Otto Tarkka" w:date="2025-08-19T07:51:11.292Z" w:id="1174979924">
        <w:r w:rsidRPr="3F1F5300" w:rsidDel="00751FC0">
          <w:rPr>
            <w:lang w:val="en-GB"/>
          </w:rPr>
          <w:delText>s</w:delText>
        </w:r>
      </w:del>
      <w:r w:rsidRPr="3F1F5300" w:rsidR="00751FC0">
        <w:rPr>
          <w:lang w:val="en-GB"/>
        </w:rPr>
        <w:t xml:space="preserve"> voter assessment of a candidate’s competence based on the candidate’s gender, some biographical information, as well as their policy position on selected issues. The results </w:t>
      </w:r>
      <w:r w:rsidRPr="3F1F5300" w:rsidR="00751FC0">
        <w:rPr>
          <w:lang w:val="en-GB"/>
        </w:rPr>
        <w:t>indicate</w:t>
      </w:r>
      <w:r w:rsidRPr="3F1F5300" w:rsidR="00751FC0">
        <w:rPr>
          <w:lang w:val="en-GB"/>
        </w:rPr>
        <w:t xml:space="preserve"> that voters tend to give positive evaluation to candidates with similar policy positions. </w:t>
      </w:r>
      <w:r w:rsidRPr="3F1F5300" w:rsidR="006B143F">
        <w:rPr>
          <w:lang w:val="en-GB"/>
        </w:rPr>
        <w:t xml:space="preserve">Adams, </w:t>
      </w:r>
      <w:r w:rsidRPr="3F1F5300" w:rsidR="006B143F">
        <w:rPr>
          <w:lang w:val="en-GB"/>
        </w:rPr>
        <w:t>Wesc</w:t>
      </w:r>
      <w:r w:rsidRPr="3F1F5300" w:rsidR="003178FC">
        <w:rPr>
          <w:lang w:val="en-GB"/>
        </w:rPr>
        <w:t>hle</w:t>
      </w:r>
      <w:r w:rsidRPr="3F1F5300" w:rsidR="003178FC">
        <w:rPr>
          <w:lang w:val="en-GB"/>
        </w:rPr>
        <w:t xml:space="preserve"> and </w:t>
      </w:r>
      <w:r w:rsidRPr="3F1F5300" w:rsidR="003178FC">
        <w:rPr>
          <w:lang w:val="en-GB"/>
        </w:rPr>
        <w:t>Wlezien</w:t>
      </w:r>
      <w:r w:rsidRPr="3F1F5300" w:rsidR="003178FC">
        <w:rPr>
          <w:lang w:val="en-GB"/>
        </w:rPr>
        <w:t xml:space="preserve"> (2021)</w:t>
      </w:r>
      <w:r w:rsidRPr="3F1F5300" w:rsidR="00751FC0">
        <w:rPr>
          <w:lang w:val="en-GB"/>
        </w:rPr>
        <w:t xml:space="preserve">, in turn, show that voters tend to consider parties that appear cooperative to each other "as sharing more similar ideologies than those that exhibit conflictual relationships" (p. 112). The study of </w:t>
      </w:r>
      <w:r w:rsidRPr="3F1F5300" w:rsidR="003178FC">
        <w:rPr>
          <w:lang w:val="en-GB"/>
        </w:rPr>
        <w:t>Valentino, Hutch</w:t>
      </w:r>
      <w:r w:rsidRPr="3F1F5300" w:rsidR="00B65E4F">
        <w:rPr>
          <w:lang w:val="en-GB"/>
        </w:rPr>
        <w:t>ings and White (2002)</w:t>
      </w:r>
      <w:r w:rsidRPr="3F1F5300" w:rsidR="00751FC0">
        <w:rPr>
          <w:lang w:val="en-GB"/>
        </w:rPr>
        <w:t xml:space="preserve"> presents mixed conclusions about the impact of political cues. On the one hand, voters being aware of such cues seem to be able to change their attitudes. On the other, however, without </w:t>
      </w:r>
      <w:r w:rsidRPr="3F1F5300" w:rsidR="00751FC0">
        <w:rPr>
          <w:lang w:val="en-GB"/>
        </w:rPr>
        <w:t>an appropriate knowledge</w:t>
      </w:r>
      <w:r w:rsidRPr="3F1F5300" w:rsidR="00751FC0">
        <w:rPr>
          <w:lang w:val="en-GB"/>
        </w:rPr>
        <w:t xml:space="preserve"> of politics, cues might be left unidentified and negative cues unchallenged. The role of political knowledge and the proper understanding of different party preferences are recognised by </w:t>
      </w:r>
      <w:r w:rsidRPr="3F1F5300" w:rsidR="00B65E4F">
        <w:rPr>
          <w:lang w:val="en-GB"/>
        </w:rPr>
        <w:t>Gilens</w:t>
      </w:r>
      <w:r w:rsidRPr="3F1F5300" w:rsidR="00B65E4F">
        <w:rPr>
          <w:lang w:val="en-GB"/>
        </w:rPr>
        <w:t xml:space="preserve"> (2001)</w:t>
      </w:r>
      <w:r w:rsidRPr="3F1F5300" w:rsidR="00751FC0">
        <w:rPr>
          <w:lang w:val="en-GB"/>
        </w:rPr>
        <w:t xml:space="preserve">, </w:t>
      </w:r>
      <w:r w:rsidRPr="3F1F5300" w:rsidR="00B65E4F">
        <w:rPr>
          <w:lang w:val="en-GB"/>
        </w:rPr>
        <w:t xml:space="preserve">Tilley and </w:t>
      </w:r>
      <w:r w:rsidRPr="3F1F5300" w:rsidR="00B65E4F">
        <w:rPr>
          <w:lang w:val="en-GB"/>
        </w:rPr>
        <w:t>Wlezien</w:t>
      </w:r>
      <w:r w:rsidRPr="3F1F5300" w:rsidR="00B65E4F">
        <w:rPr>
          <w:lang w:val="en-GB"/>
        </w:rPr>
        <w:t xml:space="preserve"> (</w:t>
      </w:r>
      <w:r w:rsidRPr="3F1F5300" w:rsidR="007B4D82">
        <w:rPr>
          <w:lang w:val="en-GB"/>
        </w:rPr>
        <w:t>2008)</w:t>
      </w:r>
      <w:r w:rsidRPr="3F1F5300" w:rsidR="00751FC0">
        <w:rPr>
          <w:lang w:val="en-GB"/>
        </w:rPr>
        <w:t xml:space="preserve">, and </w:t>
      </w:r>
      <w:r w:rsidRPr="3F1F5300" w:rsidR="007B4D82">
        <w:rPr>
          <w:lang w:val="en-GB"/>
        </w:rPr>
        <w:t>Just (2022)</w:t>
      </w:r>
      <w:r w:rsidRPr="3F1F5300" w:rsidR="00751FC0">
        <w:rPr>
          <w:lang w:val="en-GB"/>
        </w:rPr>
        <w:t xml:space="preserve">. These studies </w:t>
      </w:r>
      <w:del w:author="Otto Tarkka" w:date="2025-08-19T07:51:24.287Z" w:id="250307681">
        <w:r w:rsidRPr="3F1F5300" w:rsidDel="00751FC0">
          <w:rPr>
            <w:lang w:val="en-GB"/>
          </w:rPr>
          <w:delText>bring up</w:delText>
        </w:r>
      </w:del>
      <w:ins w:author="Otto Tarkka" w:date="2025-08-19T07:51:24.65Z" w:id="357837669">
        <w:r w:rsidRPr="3F1F5300" w:rsidR="1611C885">
          <w:rPr>
            <w:lang w:val="en-GB"/>
          </w:rPr>
          <w:t>raise</w:t>
        </w:r>
      </w:ins>
      <w:r w:rsidRPr="3F1F5300" w:rsidR="00751FC0">
        <w:rPr>
          <w:lang w:val="en-GB"/>
        </w:rPr>
        <w:t xml:space="preserve"> evidence that new policy-specific information and raw facts might have a strong influence in the shaping of political judgements of party placements and positions.</w:t>
      </w:r>
    </w:p>
    <w:p w:rsidRPr="00B606DD" w:rsidR="007A50DC" w:rsidP="007B4D82" w:rsidRDefault="00751FC0" w14:paraId="7DFAC0CD" w14:textId="7A746471">
      <w:pPr>
        <w:pStyle w:val="BodyText"/>
        <w:jc w:val="both"/>
      </w:pPr>
      <w:r w:rsidR="00751FC0">
        <w:rPr/>
        <w:t xml:space="preserve">To </w:t>
      </w:r>
      <w:del w:author="Otto Tarkka" w:date="2025-08-19T07:51:31.671Z" w:id="509701262">
        <w:r w:rsidDel="00751FC0">
          <w:delText>sum up</w:delText>
        </w:r>
      </w:del>
      <w:ins w:author="Otto Tarkka" w:date="2025-08-19T07:51:34.054Z" w:id="1575705044">
        <w:r w:rsidR="75F54307">
          <w:t>summarize</w:t>
        </w:r>
      </w:ins>
      <w:r w:rsidR="00751FC0">
        <w:rPr/>
        <w:t xml:space="preserve">, </w:t>
      </w:r>
      <w:r w:rsidR="00751FC0">
        <w:rPr/>
        <w:t>a majority of</w:t>
      </w:r>
      <w:r w:rsidR="00751FC0">
        <w:rPr/>
        <w:t xml:space="preserve"> former studies argue that a proper identification of ideological positions is strongly dependent on citizens’ political knowledge and their ability to recognise and use ideational cues. </w:t>
      </w:r>
      <w:del w:author="Otto Tarkka" w:date="2025-08-19T07:51:44.202Z" w:id="1892808692">
        <w:r w:rsidDel="00751FC0">
          <w:delText>Put other way round</w:delText>
        </w:r>
      </w:del>
      <w:ins w:author="Otto Tarkka" w:date="2025-08-19T07:51:47.133Z" w:id="1839084484">
        <w:r w:rsidR="1A22B78F">
          <w:t>Convers</w:t>
        </w:r>
        <w:r w:rsidR="1A22B78F">
          <w:t>ely</w:t>
        </w:r>
      </w:ins>
      <w:r w:rsidR="00751FC0">
        <w:rPr/>
        <w:t xml:space="preserve">, analysing citizens’ ability to correctly classify plenary speeches to ideological positions represented by different parties can help us to better understand how well citizens are able to </w:t>
      </w:r>
      <w:r w:rsidR="00751FC0">
        <w:rPr/>
        <w:t>identify</w:t>
      </w:r>
      <w:r w:rsidR="00751FC0">
        <w:rPr/>
        <w:t xml:space="preserve"> the vocabulary of politics and link its use to ideologies underlying the party system.</w:t>
      </w:r>
    </w:p>
    <w:p w:rsidRPr="00B606DD" w:rsidR="007A50DC" w:rsidRDefault="00751FC0" w14:paraId="17C367BE" w14:textId="77777777">
      <w:pPr>
        <w:pStyle w:val="Heading1"/>
      </w:pPr>
      <w:bookmarkStart w:name="data-methods" w:id="5"/>
      <w:bookmarkEnd w:id="1"/>
      <w:bookmarkEnd w:id="4"/>
      <w:r w:rsidRPr="00B606DD">
        <w:t>Data &amp; Methods</w:t>
      </w:r>
    </w:p>
    <w:p w:rsidRPr="00B606DD" w:rsidR="007A50DC" w:rsidP="007B4D82" w:rsidRDefault="00751FC0" w14:paraId="3E6FB3D3" w14:textId="77777777">
      <w:pPr>
        <w:pStyle w:val="FirstParagraph"/>
        <w:jc w:val="both"/>
      </w:pPr>
      <w:r w:rsidRPr="5E7FEE51" w:rsidR="00751FC0">
        <w:rPr>
          <w:lang w:val="en-GB"/>
        </w:rPr>
        <w:t xml:space="preserve">In this section, we introduce the </w:t>
      </w:r>
      <w:r w:rsidRPr="5E7FEE51" w:rsidR="00751FC0">
        <w:rPr>
          <w:lang w:val="en-GB"/>
        </w:rPr>
        <w:t>FinParl</w:t>
      </w:r>
      <w:r w:rsidRPr="5E7FEE51" w:rsidR="00751FC0">
        <w:rPr>
          <w:lang w:val="en-GB"/>
        </w:rPr>
        <w:t xml:space="preserve"> dataset and how we built our corpus of speeches. Next, we explain the basic principles of text classification with deep learning models. Third, we show how the model explainability method SHAP provides explanations to the predictions made by a machine learning model. Finally, we explain our experimental setup, including how we trained our model, how we extracted SHAP explanations and how the questionnaire was structured.</w:t>
      </w:r>
    </w:p>
    <w:p w:rsidRPr="00B606DD" w:rsidR="007A50DC" w:rsidRDefault="00751FC0" w14:paraId="5E526A49" w14:textId="03B6DD8F">
      <w:pPr>
        <w:pStyle w:val="Heading2"/>
      </w:pPr>
      <w:bookmarkStart w:name="finparl-dataset-and-preprocessing" w:id="6"/>
      <w:r w:rsidRPr="3F1F5300" w:rsidR="00751FC0">
        <w:rPr>
          <w:lang w:val="en-GB"/>
        </w:rPr>
        <w:t>FinParl</w:t>
      </w:r>
      <w:r w:rsidRPr="3F1F5300" w:rsidR="00751FC0">
        <w:rPr>
          <w:lang w:val="en-GB"/>
        </w:rPr>
        <w:t xml:space="preserve"> dataset and pre</w:t>
      </w:r>
      <w:ins w:author="Otto Tarkka" w:date="2025-08-19T07:52:11.501Z" w:id="548193876">
        <w:r w:rsidRPr="3F1F5300" w:rsidR="1B849D8F">
          <w:rPr>
            <w:lang w:val="en-GB"/>
          </w:rPr>
          <w:t>-</w:t>
        </w:r>
      </w:ins>
      <w:r w:rsidRPr="3F1F5300" w:rsidR="00751FC0">
        <w:rPr>
          <w:lang w:val="en-GB"/>
        </w:rPr>
        <w:t>processing</w:t>
      </w:r>
    </w:p>
    <w:p w:rsidRPr="00B606DD" w:rsidR="007A50DC" w:rsidP="00F44590" w:rsidRDefault="00751FC0" w14:paraId="1AC45B0C" w14:textId="5E950DB5">
      <w:pPr>
        <w:pStyle w:val="FirstParagraph"/>
        <w:jc w:val="both"/>
      </w:pPr>
      <w:r w:rsidRPr="3F1F5300" w:rsidR="00751FC0">
        <w:rPr>
          <w:lang w:val="en-GB"/>
        </w:rPr>
        <w:t xml:space="preserve">The data used </w:t>
      </w:r>
      <w:ins w:author="Otto Tarkka" w:date="2025-08-19T07:52:21.377Z" w:id="79239700">
        <w:r w:rsidRPr="3F1F5300" w:rsidR="0D22F709">
          <w:rPr>
            <w:lang w:val="en-GB"/>
          </w:rPr>
          <w:t xml:space="preserve">for </w:t>
        </w:r>
      </w:ins>
      <w:r w:rsidRPr="3F1F5300" w:rsidR="00751FC0">
        <w:rPr>
          <w:lang w:val="en-GB"/>
        </w:rPr>
        <w:t xml:space="preserve">this research </w:t>
      </w:r>
      <w:ins w:author="Otto Tarkka" w:date="2025-08-19T07:52:26.646Z" w:id="491217133">
        <w:r w:rsidRPr="3F1F5300" w:rsidR="2D12BD93">
          <w:rPr>
            <w:lang w:val="en-GB"/>
          </w:rPr>
          <w:t>was obtained</w:t>
        </w:r>
      </w:ins>
      <w:del w:author="Otto Tarkka" w:date="2025-08-19T07:52:23.441Z" w:id="1757930157">
        <w:r w:rsidRPr="3F1F5300" w:rsidDel="00751FC0">
          <w:rPr>
            <w:lang w:val="en-GB"/>
          </w:rPr>
          <w:delText>comes</w:delText>
        </w:r>
      </w:del>
      <w:r w:rsidRPr="3F1F5300" w:rsidR="00751FC0">
        <w:rPr>
          <w:lang w:val="en-GB"/>
        </w:rPr>
        <w:t xml:space="preserve"> from the </w:t>
      </w:r>
      <w:r w:rsidRPr="3F1F5300" w:rsidR="00751FC0">
        <w:rPr>
          <w:lang w:val="en-GB"/>
        </w:rPr>
        <w:t>FinParl</w:t>
      </w:r>
      <w:r w:rsidRPr="3F1F5300" w:rsidR="00751FC0">
        <w:rPr>
          <w:lang w:val="en-GB"/>
        </w:rPr>
        <w:t xml:space="preserve"> dataset, which consist</w:t>
      </w:r>
      <w:ins w:author="Otto Tarkka" w:date="2025-08-19T07:52:34.096Z" w:id="705098258">
        <w:r w:rsidRPr="3F1F5300" w:rsidR="6242B955">
          <w:rPr>
            <w:lang w:val="en-GB"/>
          </w:rPr>
          <w:t>s</w:t>
        </w:r>
      </w:ins>
      <w:r w:rsidRPr="3F1F5300" w:rsidR="00751FC0">
        <w:rPr>
          <w:lang w:val="en-GB"/>
        </w:rPr>
        <w:t xml:space="preserve"> of parliamentary speeches held in the Finnish </w:t>
      </w:r>
      <w:r w:rsidRPr="3F1F5300" w:rsidR="00751FC0">
        <w:rPr>
          <w:i w:val="1"/>
          <w:iCs w:val="1"/>
          <w:lang w:val="en-GB"/>
        </w:rPr>
        <w:t>eduskunta</w:t>
      </w:r>
      <w:r w:rsidRPr="3F1F5300" w:rsidR="00751FC0">
        <w:rPr>
          <w:lang w:val="en-GB"/>
        </w:rPr>
        <w:t xml:space="preserve"> since its </w:t>
      </w:r>
      <w:r w:rsidRPr="3F1F5300" w:rsidR="00751FC0">
        <w:rPr>
          <w:lang w:val="en-GB"/>
        </w:rPr>
        <w:t>inception</w:t>
      </w:r>
      <w:r w:rsidRPr="3F1F5300" w:rsidR="00751FC0">
        <w:rPr>
          <w:lang w:val="en-GB"/>
        </w:rPr>
        <w:t xml:space="preserve"> in 1907 </w:t>
      </w:r>
      <w:r w:rsidRPr="3F1F5300" w:rsidR="00F44590">
        <w:rPr>
          <w:lang w:val="en-GB"/>
        </w:rPr>
        <w:t>(Hyvönen et al, 2021)</w:t>
      </w:r>
      <w:r w:rsidRPr="3F1F5300" w:rsidR="00751FC0">
        <w:rPr>
          <w:lang w:val="en-GB"/>
        </w:rPr>
        <w:t xml:space="preserve">. From the years 1907 to 1999, the data is digitised using OCR, </w:t>
      </w:r>
      <w:r w:rsidRPr="3F1F5300" w:rsidR="00751FC0">
        <w:rPr>
          <w:lang w:val="en-GB"/>
        </w:rPr>
        <w:t>whereas</w:t>
      </w:r>
      <w:r w:rsidRPr="3F1F5300" w:rsidR="00751FC0">
        <w:rPr>
          <w:lang w:val="en-GB"/>
        </w:rPr>
        <w:t xml:space="preserve"> later data was collected from HTML and XML files. The contents of the dataset and how it was created is explained in detail in</w:t>
      </w:r>
      <w:r w:rsidRPr="3F1F5300" w:rsidR="00F44590">
        <w:rPr>
          <w:lang w:val="en-GB"/>
        </w:rPr>
        <w:t xml:space="preserve"> </w:t>
      </w:r>
      <w:r w:rsidRPr="3F1F5300" w:rsidR="00F44590">
        <w:rPr>
          <w:lang w:val="en-GB"/>
        </w:rPr>
        <w:t>Sinikallio</w:t>
      </w:r>
      <w:r w:rsidRPr="3F1F5300" w:rsidR="00F44590">
        <w:rPr>
          <w:lang w:val="en-GB"/>
        </w:rPr>
        <w:t xml:space="preserve"> et al</w:t>
      </w:r>
      <w:ins w:author="Otto Tarkka" w:date="2025-08-19T07:52:45.403Z" w:id="1119408592">
        <w:r w:rsidRPr="3F1F5300" w:rsidR="584D3241">
          <w:rPr>
            <w:lang w:val="en-GB"/>
          </w:rPr>
          <w:t>.</w:t>
        </w:r>
      </w:ins>
      <w:r w:rsidRPr="3F1F5300" w:rsidR="00F44590">
        <w:rPr>
          <w:lang w:val="en-GB"/>
        </w:rPr>
        <w:t xml:space="preserve"> (2021)</w:t>
      </w:r>
      <w:r w:rsidRPr="3F1F5300" w:rsidR="00751FC0">
        <w:rPr>
          <w:lang w:val="en-GB"/>
        </w:rPr>
        <w:t>. In t</w:t>
      </w:r>
      <w:r w:rsidRPr="3F1F5300" w:rsidR="00F44590">
        <w:rPr>
          <w:lang w:val="en-GB"/>
        </w:rPr>
        <w:t>he current</w:t>
      </w:r>
      <w:r w:rsidRPr="3F1F5300" w:rsidR="00751FC0">
        <w:rPr>
          <w:lang w:val="en-GB"/>
        </w:rPr>
        <w:t xml:space="preserve"> paper, we focus on speeches from 2000 to 2021.</w:t>
      </w:r>
    </w:p>
    <w:p w:rsidRPr="00B606DD" w:rsidR="007A50DC" w:rsidP="006F3760" w:rsidRDefault="00751FC0" w14:paraId="79E59DBE" w14:textId="2821E892">
      <w:pPr>
        <w:pStyle w:val="BodyText"/>
        <w:jc w:val="both"/>
      </w:pPr>
      <w:r w:rsidRPr="3F1F5300" w:rsidR="00751FC0">
        <w:rPr>
          <w:lang w:val="en-GB"/>
        </w:rPr>
        <w:t xml:space="preserve">We converted the data into CSV format </w:t>
      </w:r>
      <w:r w:rsidRPr="3F1F5300" w:rsidR="00751FC0">
        <w:rPr>
          <w:lang w:val="en-GB"/>
        </w:rPr>
        <w:t>containing</w:t>
      </w:r>
      <w:r w:rsidRPr="3F1F5300" w:rsidR="00751FC0">
        <w:rPr>
          <w:lang w:val="en-GB"/>
        </w:rPr>
        <w:t xml:space="preserve"> the full text of the speech, </w:t>
      </w:r>
      <w:ins w:author="Otto Tarkka" w:date="2025-08-20T05:39:30.017Z" w:id="350941410">
        <w:r w:rsidRPr="3F1F5300" w:rsidR="4FBA5765">
          <w:rPr>
            <w:lang w:val="en-GB"/>
          </w:rPr>
          <w:t xml:space="preserve">the </w:t>
        </w:r>
      </w:ins>
      <w:r w:rsidRPr="3F1F5300" w:rsidR="00751FC0">
        <w:rPr>
          <w:lang w:val="en-GB"/>
        </w:rPr>
        <w:t>speaker</w:t>
      </w:r>
      <w:ins w:author="Otto Tarkka" w:date="2025-08-20T05:39:32.162Z" w:id="1476539088">
        <w:r w:rsidRPr="3F1F5300" w:rsidR="5BE73252">
          <w:rPr>
            <w:lang w:val="en-GB"/>
          </w:rPr>
          <w:t>’s</w:t>
        </w:r>
      </w:ins>
      <w:r w:rsidRPr="3F1F5300" w:rsidR="00751FC0">
        <w:rPr>
          <w:lang w:val="en-GB"/>
        </w:rPr>
        <w:t xml:space="preserve"> name, </w:t>
      </w:r>
      <w:ins w:author="Otto Tarkka" w:date="2025-08-20T05:39:35.854Z" w:id="9174214">
        <w:r w:rsidRPr="3F1F5300" w:rsidR="550E071F">
          <w:rPr>
            <w:lang w:val="en-GB"/>
          </w:rPr>
          <w:t xml:space="preserve">the </w:t>
        </w:r>
      </w:ins>
      <w:r w:rsidRPr="3F1F5300" w:rsidR="00751FC0">
        <w:rPr>
          <w:lang w:val="en-GB"/>
        </w:rPr>
        <w:t xml:space="preserve">party </w:t>
      </w:r>
      <w:r w:rsidRPr="3F1F5300" w:rsidR="00751FC0">
        <w:rPr>
          <w:lang w:val="en-GB"/>
        </w:rPr>
        <w:t>affiliation</w:t>
      </w:r>
      <w:r w:rsidRPr="3F1F5300" w:rsidR="00751FC0">
        <w:rPr>
          <w:lang w:val="en-GB"/>
        </w:rPr>
        <w:t xml:space="preserve"> and </w:t>
      </w:r>
      <w:ins w:author="Otto Tarkka" w:date="2025-08-20T05:39:38.203Z" w:id="1935511283">
        <w:r w:rsidRPr="3F1F5300" w:rsidR="7F7DB8BE">
          <w:rPr>
            <w:lang w:val="en-GB"/>
          </w:rPr>
          <w:t xml:space="preserve">the </w:t>
        </w:r>
      </w:ins>
      <w:r w:rsidRPr="3F1F5300" w:rsidR="00751FC0">
        <w:rPr>
          <w:lang w:val="en-GB"/>
        </w:rPr>
        <w:t xml:space="preserve">year. Speeches that were interrupted and were thus separated into two or more segments, were combined, while the interruptions themselves were discarded. While we aimed to keep as much of the original data as possible so as not to introduce bias in the results, some filtering was applied where </w:t>
      </w:r>
      <w:ins w:author="Otto Tarkka" w:date="2025-08-20T05:39:49.552Z" w:id="223888754">
        <w:r w:rsidRPr="3F1F5300" w:rsidR="6AD3B73F">
          <w:rPr>
            <w:lang w:val="en-GB"/>
          </w:rPr>
          <w:t xml:space="preserve">it was </w:t>
        </w:r>
      </w:ins>
      <w:r w:rsidRPr="3F1F5300" w:rsidR="00751FC0">
        <w:rPr>
          <w:lang w:val="en-GB"/>
        </w:rPr>
        <w:t>deemed</w:t>
      </w:r>
      <w:r w:rsidRPr="3F1F5300" w:rsidR="00751FC0">
        <w:rPr>
          <w:lang w:val="en-GB"/>
        </w:rPr>
        <w:t xml:space="preserve"> necessary. Speeches with the speaker tag ’chairman</w:t>
      </w:r>
      <w:r w:rsidRPr="3F1F5300" w:rsidR="00751FC0">
        <w:rPr>
          <w:lang w:val="en-GB"/>
        </w:rPr>
        <w:t>’,</w:t>
      </w:r>
      <w:r w:rsidRPr="3F1F5300" w:rsidR="00751FC0">
        <w:rPr>
          <w:lang w:val="en-GB"/>
        </w:rPr>
        <w:t xml:space="preserve"> ’</w:t>
      </w:r>
      <w:r w:rsidRPr="3F1F5300" w:rsidR="00751FC0">
        <w:rPr>
          <w:lang w:val="en-GB"/>
        </w:rPr>
        <w:t>viceChair</w:t>
      </w:r>
      <w:r w:rsidRPr="3F1F5300" w:rsidR="00751FC0">
        <w:rPr>
          <w:lang w:val="en-GB"/>
        </w:rPr>
        <w:t>’,</w:t>
      </w:r>
      <w:r w:rsidRPr="3F1F5300" w:rsidR="00751FC0">
        <w:rPr>
          <w:lang w:val="en-GB"/>
        </w:rPr>
        <w:t xml:space="preserve"> ’</w:t>
      </w:r>
      <w:r w:rsidRPr="3F1F5300" w:rsidR="00751FC0">
        <w:rPr>
          <w:lang w:val="en-GB"/>
        </w:rPr>
        <w:t>secondViceChair</w:t>
      </w:r>
      <w:r w:rsidRPr="3F1F5300" w:rsidR="00751FC0">
        <w:rPr>
          <w:lang w:val="en-GB"/>
        </w:rPr>
        <w:t>’ or ’</w:t>
      </w:r>
      <w:r w:rsidRPr="3F1F5300" w:rsidR="00751FC0">
        <w:rPr>
          <w:lang w:val="en-GB"/>
        </w:rPr>
        <w:t>elderMember</w:t>
      </w:r>
      <w:r w:rsidRPr="3F1F5300" w:rsidR="00751FC0">
        <w:rPr>
          <w:lang w:val="en-GB"/>
        </w:rPr>
        <w:t xml:space="preserve">’ were </w:t>
      </w:r>
      <w:r w:rsidRPr="3F1F5300" w:rsidR="00751FC0">
        <w:rPr>
          <w:lang w:val="en-GB"/>
        </w:rPr>
        <w:t>discarded, since</w:t>
      </w:r>
      <w:r w:rsidRPr="3F1F5300" w:rsidR="00751FC0">
        <w:rPr>
          <w:lang w:val="en-GB"/>
        </w:rPr>
        <w:t xml:space="preserve"> they </w:t>
      </w:r>
      <w:r w:rsidRPr="3F1F5300" w:rsidR="00751FC0">
        <w:rPr>
          <w:lang w:val="en-GB"/>
        </w:rPr>
        <w:t>mainly consisted</w:t>
      </w:r>
      <w:r w:rsidRPr="3F1F5300" w:rsidR="00751FC0">
        <w:rPr>
          <w:lang w:val="en-GB"/>
        </w:rPr>
        <w:t xml:space="preserve"> of formal boilerplate </w:t>
      </w:r>
      <w:ins w:author="Otto Tarkka" w:date="2025-08-20T05:40:03.162Z" w:id="30245204">
        <w:r w:rsidRPr="3F1F5300" w:rsidR="0A024A4E">
          <w:rPr>
            <w:lang w:val="en-GB"/>
          </w:rPr>
          <w:t xml:space="preserve">text </w:t>
        </w:r>
      </w:ins>
      <w:r w:rsidRPr="3F1F5300" w:rsidR="00751FC0">
        <w:rPr>
          <w:lang w:val="en-GB"/>
        </w:rPr>
        <w:t xml:space="preserve">rather than ideologically motivated political speech. The data were further cleaned by removing speeches that were </w:t>
      </w:r>
      <w:r w:rsidRPr="3F1F5300" w:rsidR="00751FC0">
        <w:rPr>
          <w:lang w:val="en-GB"/>
        </w:rPr>
        <w:t>deemed</w:t>
      </w:r>
      <w:r w:rsidRPr="3F1F5300" w:rsidR="00751FC0">
        <w:rPr>
          <w:lang w:val="en-GB"/>
        </w:rPr>
        <w:t xml:space="preserve"> too short. To </w:t>
      </w:r>
      <w:r w:rsidRPr="3F1F5300" w:rsidR="00751FC0">
        <w:rPr>
          <w:lang w:val="en-GB"/>
        </w:rPr>
        <w:t>determine</w:t>
      </w:r>
      <w:r w:rsidRPr="3F1F5300" w:rsidR="00751FC0">
        <w:rPr>
          <w:lang w:val="en-GB"/>
        </w:rPr>
        <w:t xml:space="preserve"> a suitable minimum speech length, a manual review of deleted material at different cut</w:t>
      </w:r>
      <w:ins w:author="Otto Tarkka" w:date="2025-08-20T05:40:16.028Z" w:id="1445172137">
        <w:r w:rsidRPr="3F1F5300" w:rsidR="3358ED05">
          <w:rPr>
            <w:lang w:val="en-GB"/>
          </w:rPr>
          <w:t>-</w:t>
        </w:r>
      </w:ins>
      <w:r w:rsidRPr="3F1F5300" w:rsidR="00751FC0">
        <w:rPr>
          <w:lang w:val="en-GB"/>
        </w:rPr>
        <w:t xml:space="preserve">off points was conducted. This led us to remove speeches with 12 </w:t>
      </w:r>
      <w:r w:rsidRPr="3F1F5300" w:rsidR="00751FC0">
        <w:rPr>
          <w:i w:val="1"/>
          <w:iCs w:val="1"/>
          <w:lang w:val="en-GB"/>
        </w:rPr>
        <w:t>tokens</w:t>
      </w:r>
      <w:r w:rsidRPr="3F1F5300" w:rsidR="00751FC0">
        <w:rPr>
          <w:lang w:val="en-GB"/>
        </w:rPr>
        <w:t xml:space="preserve"> (see section on deep learning below) or fewer.</w:t>
      </w:r>
    </w:p>
    <w:p w:rsidRPr="00B606DD" w:rsidR="007A50DC" w:rsidP="006F3760" w:rsidRDefault="00751FC0" w14:paraId="78E17FAD" w14:textId="443BE5ED">
      <w:pPr>
        <w:pStyle w:val="BodyText"/>
        <w:jc w:val="both"/>
      </w:pPr>
      <w:r w:rsidRPr="5E7FEE51" w:rsidR="00751FC0">
        <w:rPr>
          <w:lang w:val="en-GB"/>
        </w:rPr>
        <w:t xml:space="preserve">Finally, we removed mentions of party names, because these could make the classification task trivial, especially in speeches with phrases, such as </w:t>
      </w:r>
      <w:r w:rsidRPr="3F1F5300" w:rsidR="00751FC0">
        <w:rPr>
          <w:i w:val="1"/>
          <w:iCs w:val="1"/>
          <w:lang w:val="en-GB"/>
        </w:rPr>
        <w:t xml:space="preserve">Me </w:t>
      </w:r>
      <w:r w:rsidRPr="3F1F5300" w:rsidR="00751FC0">
        <w:rPr>
          <w:i w:val="1"/>
          <w:iCs w:val="1"/>
          <w:lang w:val="en-GB"/>
        </w:rPr>
        <w:t>perussuomalaiset</w:t>
      </w:r>
      <w:r w:rsidRPr="5E7FEE51" w:rsidR="00751FC0">
        <w:rPr>
          <w:lang w:val="en-GB"/>
        </w:rPr>
        <w:t xml:space="preserve"> [We, the Finns]. </w:t>
      </w:r>
      <w:ins w:author="Otto Tarkka" w:date="2025-08-20T05:41:11.378Z" w:id="1004996648">
        <w:r w:rsidRPr="5E7FEE51" w:rsidR="6930181F">
          <w:rPr>
            <w:lang w:val="en-GB"/>
          </w:rPr>
          <w:t xml:space="preserve">It</w:t>
        </w:r>
      </w:ins>
      <w:del w:author="Otto Tarkka" w:date="2025-08-20T05:41:08.581Z" w:id="30572561">
        <w:r w:rsidRPr="3F1F5300" w:rsidDel="00751FC0">
          <w:rPr>
            <w:lang w:val="en-GB"/>
          </w:rPr>
          <w:delText>This will</w:delText>
        </w:r>
      </w:del>
      <w:r w:rsidRPr="5E7FEE51" w:rsidR="00751FC0">
        <w:rPr>
          <w:lang w:val="en-GB"/>
        </w:rPr>
        <w:t xml:space="preserve"> also </w:t>
      </w:r>
      <w:r w:rsidRPr="5E7FEE51" w:rsidR="00751FC0">
        <w:rPr>
          <w:lang w:val="en-GB"/>
        </w:rPr>
        <w:t xml:space="preserve">force</w:t>
      </w:r>
      <w:ins w:author="Otto Tarkka" w:date="2025-08-20T05:41:16.789Z" w:id="1961187778">
        <w:r w:rsidRPr="5E7FEE51" w:rsidR="6C432E42">
          <w:rPr>
            <w:lang w:val="en-GB"/>
          </w:rPr>
          <w:t xml:space="preserve">s</w:t>
        </w:r>
      </w:ins>
      <w:r w:rsidRPr="5E7FEE51" w:rsidR="00751FC0">
        <w:rPr>
          <w:lang w:val="en-GB"/>
        </w:rPr>
        <w:t xml:space="preserve"> the model </w:t>
      </w:r>
      <w:r w:rsidRPr="5E7FEE51" w:rsidR="00DA2B69">
        <w:rPr>
          <w:lang w:val="en-GB"/>
        </w:rPr>
        <w:t>to make</w:t>
      </w:r>
      <w:r w:rsidRPr="5E7FEE51" w:rsidR="00751FC0">
        <w:rPr>
          <w:lang w:val="en-GB"/>
        </w:rPr>
        <w:t xml:space="preserve"> predictions based on other than these obvious linguistic cues, which could reveal more latent features of party rhetoric. Party names were removed using the Named-Entity Recognition (NER) model developed by the National Archives of </w:t>
      </w:r>
      <w:r w:rsidRPr="5E7FEE51" w:rsidR="00751FC0">
        <w:rPr>
          <w:lang w:val="en-GB"/>
        </w:rPr>
        <w:t xml:space="preserve">Finland.</w:t>
      </w:r>
      <w:r w:rsidRPr="5E7FEE51">
        <w:rPr>
          <w:rStyle w:val="FootnoteReference"/>
          <w:lang w:val="en-GB"/>
        </w:rPr>
        <w:footnoteReference w:id="2"/>
      </w:r>
      <w:r w:rsidRPr="5E7FEE51" w:rsidR="00751FC0">
        <w:rPr>
          <w:lang w:val="en-GB"/>
        </w:rPr>
        <w:t xml:space="preserve"> Entities tagged with either the ORG or NORP tag that matched a party name or abbreviation were replaced with the string </w:t>
      </w:r>
      <w:r w:rsidRPr="3F1F5300" w:rsidR="00751FC0">
        <w:rPr>
          <w:i w:val="1"/>
          <w:iCs w:val="1"/>
          <w:lang w:val="en-GB"/>
        </w:rPr>
        <w:t>[PUO</w:t>
      </w:r>
      <w:r w:rsidRPr="3F1F5300" w:rsidR="00751FC0">
        <w:rPr>
          <w:i w:val="1"/>
          <w:iCs w:val="1"/>
          <w:lang w:val="en-GB"/>
        </w:rPr>
        <w:t>LUE]</w:t>
      </w:r>
      <w:ins w:author="Otto Tarkka" w:date="2025-08-12T05:46:43.931Z" w:id="1565162293">
        <w:r w:rsidRPr="3F1F5300" w:rsidR="12B365AF">
          <w:rPr>
            <w:i w:val="0"/>
            <w:iCs w:val="0"/>
            <w:lang w:val="en-GB"/>
          </w:rPr>
          <w:t>, meaning</w:t>
        </w:r>
      </w:ins>
      <w:r w:rsidRPr="5E7FEE51" w:rsidR="00751FC0">
        <w:rPr>
          <w:lang w:val="en-GB"/>
        </w:rPr>
        <w:t xml:space="preserve"> [PARTY].</w:t>
      </w:r>
    </w:p>
    <w:p w:rsidRPr="00B606DD" w:rsidR="007A50DC" w:rsidP="006F3760" w:rsidRDefault="00751FC0" w14:paraId="7DEC0136" w14:textId="0AE5F5B3">
      <w:pPr>
        <w:pStyle w:val="BodyText"/>
        <w:jc w:val="both"/>
      </w:pPr>
      <w:r w:rsidRPr="00B606DD">
        <w:t xml:space="preserve">We did not remove Swedish speeches from the dataset, as the Swedish language holds a significant cultural and historical place in Finnish society and politics. Swedish in parliament is today mostly, but not exclusively, used in official communications, and in everyday political debates by members of the Swedish People’s Party. The Swedish People’s Party is a major political force in Finland, being a member of all coalition governments since the 1970s </w:t>
      </w:r>
      <w:proofErr w:type="gramStart"/>
      <w:r w:rsidRPr="00B606DD">
        <w:t>with the exception of</w:t>
      </w:r>
      <w:proofErr w:type="gramEnd"/>
      <w:r w:rsidRPr="00B606DD">
        <w:t xml:space="preserve"> one </w:t>
      </w:r>
      <w:r w:rsidRPr="00B606DD" w:rsidR="00DA2B69">
        <w:t>four-year</w:t>
      </w:r>
      <w:r w:rsidRPr="00B606DD">
        <w:t xml:space="preserve"> term between 2015 and 2019.</w:t>
      </w:r>
    </w:p>
    <w:p w:rsidRPr="00B606DD" w:rsidR="007A50DC" w:rsidP="006F3760" w:rsidRDefault="00751FC0" w14:paraId="61F76E13" w14:textId="1EF637BC">
      <w:pPr>
        <w:pStyle w:val="BodyText"/>
        <w:jc w:val="both"/>
      </w:pPr>
      <w:r w:rsidRPr="3F1F5300" w:rsidR="00751FC0">
        <w:rPr>
          <w:lang w:val="en-GB"/>
        </w:rPr>
        <w:t xml:space="preserve">Only speeches from the 8 largest parties from 2000 to 2021 were </w:t>
      </w:r>
      <w:ins w:author="Otto Tarkka" w:date="2025-08-20T05:41:33.857Z" w:id="1180538329">
        <w:r w:rsidRPr="3F1F5300" w:rsidR="68547CD5">
          <w:rPr>
            <w:lang w:val="en-GB"/>
          </w:rPr>
          <w:t>retained</w:t>
        </w:r>
      </w:ins>
      <w:del w:author="Otto Tarkka" w:date="2025-08-20T05:41:31.648Z" w:id="572416595">
        <w:r w:rsidRPr="3F1F5300" w:rsidDel="00751FC0">
          <w:rPr>
            <w:lang w:val="en-GB"/>
          </w:rPr>
          <w:delText>kept</w:delText>
        </w:r>
      </w:del>
      <w:r w:rsidRPr="3F1F5300" w:rsidR="00751FC0">
        <w:rPr>
          <w:lang w:val="en-GB"/>
        </w:rPr>
        <w:t xml:space="preserve">. Short-lived minor parties such as </w:t>
      </w:r>
      <w:r w:rsidRPr="3F1F5300" w:rsidR="00751FC0">
        <w:rPr>
          <w:i w:val="1"/>
          <w:iCs w:val="1"/>
          <w:lang w:val="en-GB"/>
        </w:rPr>
        <w:t>Remonttiryhmä</w:t>
      </w:r>
      <w:r w:rsidRPr="3F1F5300" w:rsidR="00751FC0">
        <w:rPr>
          <w:lang w:val="en-GB"/>
        </w:rPr>
        <w:t xml:space="preserve">, who only existed for three years and had one MP, were discarded. The distribution of speeches per party from 2000 to 2021 is shown in Figure </w:t>
      </w:r>
      <w:hyperlink w:anchor="fig:speech_distribution">
        <w:r w:rsidRPr="3F1F5300" w:rsidR="00751FC0">
          <w:rPr>
            <w:rStyle w:val="Hyperlink"/>
            <w:lang w:val="en-GB"/>
          </w:rPr>
          <w:t>2</w:t>
        </w:r>
      </w:hyperlink>
      <w:r w:rsidRPr="3F1F5300" w:rsidR="00751FC0">
        <w:rPr>
          <w:lang w:val="en-GB"/>
        </w:rPr>
        <w:t xml:space="preserve">. The figure shows that the Social Democrats (SDP), the National Coalition (KOK) and the Centre (KESK) account for most of the speeches in the dataset, over 50,000 each. The Finns, the </w:t>
      </w:r>
      <w:r w:rsidRPr="3F1F5300" w:rsidR="00751FC0">
        <w:rPr>
          <w:lang w:val="en-GB"/>
        </w:rPr>
        <w:t>Greens</w:t>
      </w:r>
      <w:r w:rsidRPr="3F1F5300" w:rsidR="00751FC0">
        <w:rPr>
          <w:lang w:val="en-GB"/>
        </w:rPr>
        <w:t xml:space="preserve"> and the Left Alliance account for over 20,000 speeches each, the Christian Democrats for 13,000 and the Swedish People’s party for 7,000. The major leap in vote share of the Finns (PS) in the 2011 elections is also reflected in the data by an increased share of speeches. The final dataset has speeches from 605 speakers. The average speaker has 427 speeches in the dataset, the median being 272. </w:t>
      </w:r>
      <w:ins w:author="Otto Tarkka" w:date="2025-08-20T05:41:51.29Z" w:id="95718576">
        <w:r w:rsidRPr="3F1F5300" w:rsidR="71F676C0">
          <w:rPr>
            <w:lang w:val="en-GB"/>
          </w:rPr>
          <w:t>Fifty-three</w:t>
        </w:r>
      </w:ins>
      <w:del w:author="Otto Tarkka" w:date="2025-08-20T05:41:46.565Z" w:id="824350256">
        <w:r w:rsidRPr="3F1F5300" w:rsidDel="00751FC0">
          <w:rPr>
            <w:lang w:val="en-GB"/>
          </w:rPr>
          <w:delText>53</w:delText>
        </w:r>
      </w:del>
      <w:r w:rsidRPr="3F1F5300" w:rsidR="00751FC0">
        <w:rPr>
          <w:lang w:val="en-GB"/>
        </w:rPr>
        <w:t xml:space="preserve"> speakers have more than a thousand speeches attributed to them. The two most active speakers are Erkki Pulliainen from the Green party and Pentti </w:t>
      </w:r>
      <w:r w:rsidRPr="3F1F5300" w:rsidR="00751FC0">
        <w:rPr>
          <w:lang w:val="en-GB"/>
        </w:rPr>
        <w:t>Tiusanen</w:t>
      </w:r>
      <w:r w:rsidRPr="3F1F5300" w:rsidR="00751FC0">
        <w:rPr>
          <w:lang w:val="en-GB"/>
        </w:rPr>
        <w:t xml:space="preserve"> from the Left Alliance with 4525 and 4043 speeches, respectively. The average speech is 219 words long and the median speech is 130 words long. After pre</w:t>
      </w:r>
      <w:ins w:author="Otto Tarkka" w:date="2025-08-20T05:41:56.793Z" w:id="1306713694">
        <w:r w:rsidRPr="3F1F5300" w:rsidR="6276D003">
          <w:rPr>
            <w:lang w:val="en-GB"/>
          </w:rPr>
          <w:t>-</w:t>
        </w:r>
      </w:ins>
      <w:r w:rsidRPr="3F1F5300" w:rsidR="00751FC0">
        <w:rPr>
          <w:lang w:val="en-GB"/>
        </w:rPr>
        <w:t>processing, the dataset consists of 252,389 speeches.</w:t>
      </w:r>
    </w:p>
    <w:p w:rsidRPr="00B606DD" w:rsidR="00213E1F" w:rsidP="00DA2B69" w:rsidRDefault="00213E1F" w14:paraId="2933215F" w14:textId="77777777">
      <w:pPr>
        <w:pStyle w:val="CaptionedFigure"/>
        <w:jc w:val="center"/>
      </w:pPr>
      <w:r w:rsidRPr="00B606DD">
        <w:drawing>
          <wp:inline distT="0" distB="0" distL="0" distR="0" wp14:anchorId="58E09A6B" wp14:editId="58446C87">
            <wp:extent cx="4439510" cy="2782040"/>
            <wp:effectExtent l="0" t="0" r="0" b="0"/>
            <wp:docPr id="1741821440" name="Picture 2" descr="A graph with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821440" name="Picture 2" descr="A graph with different colored lines&#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4457620" cy="2793389"/>
                    </a:xfrm>
                    <a:prstGeom prst="rect">
                      <a:avLst/>
                    </a:prstGeom>
                  </pic:spPr>
                </pic:pic>
              </a:graphicData>
            </a:graphic>
          </wp:inline>
        </w:drawing>
      </w:r>
    </w:p>
    <w:p w:rsidRPr="00B606DD" w:rsidR="00213E1F" w:rsidP="006E0E30" w:rsidRDefault="00213E1F" w14:paraId="6789294F" w14:textId="01FC5073">
      <w:pPr>
        <w:pStyle w:val="Caption"/>
        <w:jc w:val="center"/>
      </w:pPr>
      <w:r w:rsidRPr="00B606DD">
        <w:t xml:space="preserve">Figure </w:t>
      </w:r>
      <w:r w:rsidRPr="00B606DD">
        <w:fldChar w:fldCharType="begin"/>
      </w:r>
      <w:r w:rsidRPr="00B606DD">
        <w:instrText xml:space="preserve"> SEQ Figure \* ARABIC </w:instrText>
      </w:r>
      <w:r w:rsidRPr="00B606DD">
        <w:fldChar w:fldCharType="separate"/>
      </w:r>
      <w:r w:rsidRPr="00B606DD" w:rsidR="001A77E4">
        <w:t>2</w:t>
      </w:r>
      <w:r w:rsidRPr="00B606DD">
        <w:fldChar w:fldCharType="end"/>
      </w:r>
      <w:r w:rsidRPr="00B606DD">
        <w:t xml:space="preserve"> Number of speeches per party from 2000 to 2021.</w:t>
      </w:r>
    </w:p>
    <w:p w:rsidRPr="00B606DD" w:rsidR="007A50DC" w:rsidRDefault="00751FC0" w14:paraId="79CECB57" w14:textId="77777777">
      <w:pPr>
        <w:pStyle w:val="Heading2"/>
      </w:pPr>
      <w:bookmarkStart w:name="text-classification-using-deep-learning" w:id="7"/>
      <w:bookmarkEnd w:id="6"/>
      <w:r w:rsidRPr="00B606DD">
        <w:t>Text classification using deep learning</w:t>
      </w:r>
    </w:p>
    <w:p w:rsidRPr="00B606DD" w:rsidR="007A50DC" w:rsidP="00CA5619" w:rsidRDefault="00751FC0" w14:paraId="0D5BC537" w14:textId="3F30584E">
      <w:pPr>
        <w:pStyle w:val="FirstParagraph"/>
        <w:jc w:val="both"/>
      </w:pPr>
      <w:r w:rsidRPr="3F1F5300" w:rsidR="332D585F">
        <w:rPr>
          <w:lang w:val="en-GB"/>
        </w:rPr>
        <w:t xml:space="preserve">Deep learning refers to neural networks that </w:t>
      </w:r>
      <w:r w:rsidRPr="3F1F5300" w:rsidR="332D585F">
        <w:rPr>
          <w:lang w:val="en-GB"/>
        </w:rPr>
        <w:t>comprise</w:t>
      </w:r>
      <w:r w:rsidRPr="3F1F5300" w:rsidR="332D585F">
        <w:rPr>
          <w:lang w:val="en-GB"/>
        </w:rPr>
        <w:t xml:space="preserve"> multiple layers of modules that each represent their input in increasingly abstract form. With </w:t>
      </w:r>
      <w:ins w:author="Otto Tarkka" w:date="2025-08-20T05:42:14.453Z" w:id="643101608">
        <w:r w:rsidRPr="3F1F5300" w:rsidR="4C2D2D88">
          <w:rPr>
            <w:lang w:val="en-GB"/>
          </w:rPr>
          <w:t>sufficient</w:t>
        </w:r>
      </w:ins>
      <w:del w:author="Otto Tarkka" w:date="2025-08-20T05:42:11.811Z" w:id="317403828">
        <w:r w:rsidRPr="3F1F5300" w:rsidDel="332D585F">
          <w:rPr>
            <w:lang w:val="en-GB"/>
          </w:rPr>
          <w:delText>enough</w:delText>
        </w:r>
      </w:del>
      <w:r w:rsidRPr="3F1F5300" w:rsidR="332D585F">
        <w:rPr>
          <w:lang w:val="en-GB"/>
        </w:rPr>
        <w:t xml:space="preserve"> layers and training data, exceedingly complex functions can be learned </w:t>
      </w:r>
      <w:r w:rsidRPr="3F1F5300" w:rsidR="7B187F7D">
        <w:rPr>
          <w:lang w:val="en-GB"/>
        </w:rPr>
        <w:t>(</w:t>
      </w:r>
      <w:r w:rsidRPr="3F1F5300" w:rsidR="583D6A25">
        <w:rPr>
          <w:lang w:val="en-GB"/>
        </w:rPr>
        <w:t>LeCun, Bengio, and Hinton, 2015)</w:t>
      </w:r>
      <w:r w:rsidRPr="3F1F5300" w:rsidR="332D585F">
        <w:rPr>
          <w:lang w:val="en-GB"/>
        </w:rPr>
        <w:t xml:space="preserve">. BERT (Bidirectional Encoder Representations from Transformers) is a language representation model released in 2018 that is built on the Transformer architecture. </w:t>
      </w:r>
      <w:r w:rsidRPr="3F1F5300" w:rsidR="332D585F">
        <w:rPr>
          <w:lang w:val="en-GB"/>
        </w:rPr>
        <w:t xml:space="preserve">It performs much better on many </w:t>
      </w:r>
      <w:ins w:author="Otto Tarkka" w:date="2025-08-08T09:10:42.394Z" w:id="901471477">
        <w:r w:rsidRPr="3F1F5300" w:rsidR="60AF4CD7">
          <w:rPr>
            <w:lang w:val="en-GB"/>
          </w:rPr>
          <w:t>NLP</w:t>
        </w:r>
      </w:ins>
      <w:del w:author="Otto Tarkka" w:date="2025-08-08T09:10:40.227Z" w:id="565986998">
        <w:r w:rsidRPr="3F1F5300" w:rsidDel="00751FC0">
          <w:rPr>
            <w:lang w:val="en-GB"/>
          </w:rPr>
          <w:delText>natural language processing</w:delText>
        </w:r>
      </w:del>
      <w:r w:rsidRPr="3F1F5300" w:rsidR="332D585F">
        <w:rPr>
          <w:lang w:val="en-GB"/>
        </w:rPr>
        <w:t xml:space="preserve"> tasks</w:t>
      </w:r>
      <w:r w:rsidRPr="3F1F5300" w:rsidR="332D585F">
        <w:rPr>
          <w:lang w:val="en-GB"/>
        </w:rPr>
        <w:t xml:space="preserve"> than previously popular models, such as Support Vector Models </w:t>
      </w:r>
      <w:r w:rsidRPr="3F1F5300" w:rsidR="602E6C6C">
        <w:rPr>
          <w:lang w:val="en-GB"/>
        </w:rPr>
        <w:t>(Devlin et al, 2018)</w:t>
      </w:r>
      <w:r w:rsidRPr="3F1F5300" w:rsidR="332D585F">
        <w:rPr>
          <w:lang w:val="en-GB"/>
        </w:rPr>
        <w:t xml:space="preserve">. More recently, Large Language Models (LLMs), such as ChatGPT, Claude and </w:t>
      </w:r>
      <w:r w:rsidRPr="3F1F5300" w:rsidR="332D585F">
        <w:rPr>
          <w:lang w:val="en-GB"/>
        </w:rPr>
        <w:t>Mixtral</w:t>
      </w:r>
      <w:r w:rsidRPr="3F1F5300" w:rsidR="332D585F">
        <w:rPr>
          <w:lang w:val="en-GB"/>
        </w:rPr>
        <w:t xml:space="preserve"> have again </w:t>
      </w:r>
      <w:del w:author="Otto Tarkka" w:date="2025-08-20T05:42:42.354Z" w:id="205256991">
        <w:r w:rsidRPr="3F1F5300" w:rsidDel="332D585F">
          <w:rPr>
            <w:lang w:val="en-GB"/>
          </w:rPr>
          <w:delText>changed</w:delText>
        </w:r>
      </w:del>
      <w:ins w:author="Otto Tarkka" w:date="2025-08-20T05:42:54.279Z" w:id="671484172">
        <w:r w:rsidRPr="3F1F5300" w:rsidR="12CC9CA0">
          <w:rPr>
            <w:lang w:val="en-GB"/>
          </w:rPr>
          <w:t>transformed the field of</w:t>
        </w:r>
      </w:ins>
      <w:r w:rsidRPr="3F1F5300" w:rsidR="332D585F">
        <w:rPr>
          <w:lang w:val="en-GB"/>
        </w:rPr>
        <w:t xml:space="preserve"> </w:t>
      </w:r>
      <w:del w:author="Otto Tarkka" w:date="2025-08-20T05:43:00.446Z" w:id="1825286985">
        <w:r w:rsidRPr="3F1F5300" w:rsidDel="332D585F">
          <w:rPr>
            <w:lang w:val="en-GB"/>
          </w:rPr>
          <w:delText xml:space="preserve">the </w:delText>
        </w:r>
      </w:del>
      <w:r w:rsidRPr="3F1F5300" w:rsidR="332D585F">
        <w:rPr>
          <w:lang w:val="en-GB"/>
        </w:rPr>
        <w:t>NLP</w:t>
      </w:r>
      <w:del w:author="Otto Tarkka" w:date="2025-08-20T05:42:56.705Z" w:id="205952081">
        <w:r w:rsidRPr="3F1F5300" w:rsidDel="332D585F">
          <w:rPr>
            <w:lang w:val="en-GB"/>
          </w:rPr>
          <w:delText xml:space="preserve"> landscape</w:delText>
        </w:r>
      </w:del>
      <w:r w:rsidRPr="3F1F5300" w:rsidR="332D585F">
        <w:rPr>
          <w:lang w:val="en-GB"/>
        </w:rPr>
        <w:t>. For many classification tasks, however, BERT based models are still preferable because LLMs are both computationally and financially more costly to run.</w:t>
      </w:r>
    </w:p>
    <w:p w:rsidRPr="00B606DD" w:rsidR="007A50DC" w:rsidP="001564FA" w:rsidRDefault="00751FC0" w14:paraId="14A98528" w14:textId="460C936B">
      <w:pPr>
        <w:pStyle w:val="BodyText"/>
        <w:jc w:val="both"/>
      </w:pPr>
      <w:r w:rsidRPr="3F1F5300" w:rsidR="332D585F">
        <w:rPr>
          <w:lang w:val="en-GB"/>
        </w:rPr>
        <w:t xml:space="preserve">BERT is trained on a masked language model </w:t>
      </w:r>
      <w:r w:rsidRPr="3F1F5300" w:rsidR="332D585F">
        <w:rPr>
          <w:lang w:val="en-GB"/>
        </w:rPr>
        <w:t>objective</w:t>
      </w:r>
      <w:r w:rsidRPr="3F1F5300" w:rsidR="332D585F">
        <w:rPr>
          <w:lang w:val="en-GB"/>
        </w:rPr>
        <w:t xml:space="preserve">, in which some input tokens are masked (i.e., hidden), and the model is tasked with predicting the masked token given both the left and right context. The original BERT model was trained on English and was soon followed by Multilingual BERT and then other language specific versions. As the base of our deep learning model, we use </w:t>
      </w:r>
      <w:r w:rsidRPr="3F1F5300" w:rsidR="332D585F">
        <w:rPr>
          <w:lang w:val="en-GB"/>
        </w:rPr>
        <w:t>FinBERT</w:t>
      </w:r>
      <w:r w:rsidRPr="3F1F5300" w:rsidR="332D585F">
        <w:rPr>
          <w:lang w:val="en-GB"/>
        </w:rPr>
        <w:t>, a Finnish BERT model pre-trained on more than 3 billion tokens of Finnish</w:t>
      </w:r>
      <w:r w:rsidRPr="3F1F5300" w:rsidR="1783812D">
        <w:rPr>
          <w:lang w:val="en-GB"/>
        </w:rPr>
        <w:t xml:space="preserve"> </w:t>
      </w:r>
      <w:r w:rsidRPr="3F1F5300" w:rsidR="3AD282D4">
        <w:rPr>
          <w:lang w:val="en-GB"/>
        </w:rPr>
        <w:t>(Virtanen et al., 2019</w:t>
      </w:r>
      <w:r w:rsidRPr="3F1F5300" w:rsidR="3AD282D4">
        <w:rPr>
          <w:lang w:val="en-GB"/>
        </w:rPr>
        <w:t>)</w:t>
      </w:r>
      <w:del w:author="Otto Tarkka" w:date="2025-08-08T12:33:24.346Z" w:id="816312922">
        <w:r w:rsidRPr="3F1F5300" w:rsidDel="00751FC0">
          <w:rPr>
            <w:lang w:val="en-GB"/>
          </w:rPr>
          <w:delText xml:space="preserve"> </w:delText>
        </w:r>
      </w:del>
      <w:r w:rsidRPr="3F1F5300" w:rsidR="332D585F">
        <w:rPr>
          <w:lang w:val="en-GB"/>
        </w:rPr>
        <w:t>.</w:t>
      </w:r>
      <w:r w:rsidRPr="3F1F5300" w:rsidR="332D585F">
        <w:rPr>
          <w:lang w:val="en-GB"/>
        </w:rPr>
        <w:t xml:space="preserve"> Its high performance in many Finnish NLP tasks makes it the best choice for our study. We fine-tune</w:t>
      </w:r>
      <w:ins w:author="Otto Tarkka" w:date="2025-08-20T05:43:12.288Z" w:id="1253485857">
        <w:r w:rsidRPr="3F1F5300" w:rsidR="5F228940">
          <w:rPr>
            <w:lang w:val="en-GB"/>
          </w:rPr>
          <w:t>d</w:t>
        </w:r>
      </w:ins>
      <w:r w:rsidRPr="3F1F5300" w:rsidR="332D585F">
        <w:rPr>
          <w:lang w:val="en-GB"/>
        </w:rPr>
        <w:t xml:space="preserve"> </w:t>
      </w:r>
      <w:r w:rsidRPr="3F1F5300" w:rsidR="332D585F">
        <w:rPr>
          <w:lang w:val="en-GB"/>
        </w:rPr>
        <w:t>FinBERT</w:t>
      </w:r>
      <w:r w:rsidRPr="3F1F5300" w:rsidR="332D585F">
        <w:rPr>
          <w:lang w:val="en-GB"/>
        </w:rPr>
        <w:t xml:space="preserve"> for our text classification task using the </w:t>
      </w:r>
      <w:r w:rsidRPr="3F1F5300" w:rsidR="332D585F">
        <w:rPr>
          <w:lang w:val="en-GB"/>
        </w:rPr>
        <w:t>FinParl</w:t>
      </w:r>
      <w:r w:rsidRPr="3F1F5300" w:rsidR="332D585F">
        <w:rPr>
          <w:lang w:val="en-GB"/>
        </w:rPr>
        <w:t xml:space="preserve"> data.</w:t>
      </w:r>
    </w:p>
    <w:p w:rsidRPr="00B606DD" w:rsidR="007A50DC" w:rsidP="004B4367" w:rsidRDefault="00751FC0" w14:paraId="46660F85" w14:textId="53AE69FE">
      <w:pPr>
        <w:pStyle w:val="BodyText"/>
        <w:jc w:val="both"/>
      </w:pPr>
      <w:r w:rsidRPr="3F1F5300" w:rsidR="00751FC0">
        <w:rPr>
          <w:lang w:val="en-GB"/>
        </w:rPr>
        <w:t xml:space="preserve">BERT models require their input text to be tokenized using a </w:t>
      </w:r>
      <w:r w:rsidRPr="3F1F5300" w:rsidR="00751FC0">
        <w:rPr>
          <w:lang w:val="en-GB"/>
        </w:rPr>
        <w:t>WordPiece</w:t>
      </w:r>
      <w:r w:rsidRPr="3F1F5300" w:rsidR="00751FC0">
        <w:rPr>
          <w:lang w:val="en-GB"/>
        </w:rPr>
        <w:t xml:space="preserve"> algorithm, first described by </w:t>
      </w:r>
      <w:r w:rsidRPr="3F1F5300" w:rsidR="004B4367">
        <w:rPr>
          <w:lang w:val="en-GB"/>
        </w:rPr>
        <w:t>Schuster and Nakajima (2012)</w:t>
      </w:r>
      <w:r w:rsidRPr="3F1F5300" w:rsidR="00751FC0">
        <w:rPr>
          <w:lang w:val="en-GB"/>
        </w:rPr>
        <w:t xml:space="preserve">. A BERT model has a fixed vocabulary, with each token being assigned to </w:t>
      </w:r>
      <w:r w:rsidRPr="3F1F5300" w:rsidR="00B02B3D">
        <w:rPr>
          <w:lang w:val="en-GB"/>
        </w:rPr>
        <w:t xml:space="preserve">a </w:t>
      </w:r>
      <w:r w:rsidRPr="3F1F5300" w:rsidR="004F5923">
        <w:rPr>
          <w:lang w:val="en-GB"/>
        </w:rPr>
        <w:t xml:space="preserve">unique token ID. </w:t>
      </w:r>
      <w:r w:rsidRPr="3F1F5300" w:rsidR="004F5923">
        <w:rPr>
          <w:lang w:val="en-GB"/>
        </w:rPr>
        <w:t>Common words</w:t>
      </w:r>
      <w:r w:rsidRPr="3F1F5300" w:rsidR="00751FC0">
        <w:rPr>
          <w:lang w:val="en-GB"/>
        </w:rPr>
        <w:t xml:space="preserve"> are represented by their own token IDs, but </w:t>
      </w:r>
      <w:del w:author="Otto Tarkka" w:date="2025-08-20T05:43:34.962Z" w:id="1610343304">
        <w:r w:rsidRPr="3F1F5300" w:rsidDel="00751FC0">
          <w:rPr>
            <w:lang w:val="en-GB"/>
          </w:rPr>
          <w:delText>less</w:delText>
        </w:r>
      </w:del>
      <w:ins w:author="Otto Tarkka" w:date="2025-08-20T05:43:35.542Z" w:id="96309074">
        <w:r w:rsidRPr="3F1F5300" w:rsidR="3D7A7B57">
          <w:rPr>
            <w:lang w:val="en-GB"/>
          </w:rPr>
          <w:t>fewer</w:t>
        </w:r>
      </w:ins>
      <w:r w:rsidRPr="3F1F5300" w:rsidR="00751FC0">
        <w:rPr>
          <w:lang w:val="en-GB"/>
        </w:rPr>
        <w:t xml:space="preserve"> </w:t>
      </w:r>
      <w:r w:rsidRPr="3F1F5300" w:rsidR="00751FC0">
        <w:rPr>
          <w:lang w:val="en-GB"/>
        </w:rPr>
        <w:t>common words</w:t>
      </w:r>
      <w:r w:rsidRPr="3F1F5300" w:rsidR="00751FC0">
        <w:rPr>
          <w:lang w:val="en-GB"/>
        </w:rPr>
        <w:t xml:space="preserve"> are represented by a combination of tokens. For instance, the sequence </w:t>
      </w:r>
      <w:r w:rsidRPr="3F1F5300" w:rsidR="00751FC0">
        <w:rPr>
          <w:i w:val="1"/>
          <w:iCs w:val="1"/>
          <w:lang w:val="en-GB"/>
        </w:rPr>
        <w:t>"</w:t>
      </w:r>
      <w:bookmarkStart w:name="_Int_RATbhBWv" w:id="987061126"/>
      <w:r w:rsidRPr="3F1F5300" w:rsidR="00751FC0">
        <w:rPr>
          <w:i w:val="1"/>
          <w:iCs w:val="1"/>
          <w:lang w:val="en-GB"/>
        </w:rPr>
        <w:t>jatkuvasti</w:t>
      </w:r>
      <w:bookmarkEnd w:id="987061126"/>
      <w:r w:rsidRPr="3F1F5300" w:rsidR="00751FC0">
        <w:rPr>
          <w:i w:val="1"/>
          <w:iCs w:val="1"/>
          <w:lang w:val="en-GB"/>
        </w:rPr>
        <w:t xml:space="preserve"> </w:t>
      </w:r>
      <w:r w:rsidRPr="3F1F5300" w:rsidR="00751FC0">
        <w:rPr>
          <w:i w:val="1"/>
          <w:iCs w:val="1"/>
          <w:lang w:val="en-GB"/>
        </w:rPr>
        <w:t>kasvava</w:t>
      </w:r>
      <w:r w:rsidRPr="3F1F5300" w:rsidR="00751FC0">
        <w:rPr>
          <w:i w:val="1"/>
          <w:iCs w:val="1"/>
          <w:lang w:val="en-GB"/>
        </w:rPr>
        <w:t xml:space="preserve"> </w:t>
      </w:r>
      <w:r w:rsidRPr="3F1F5300" w:rsidR="00751FC0">
        <w:rPr>
          <w:i w:val="1"/>
          <w:iCs w:val="1"/>
          <w:lang w:val="en-GB"/>
        </w:rPr>
        <w:t>byrokratia</w:t>
      </w:r>
      <w:r w:rsidRPr="3F1F5300" w:rsidR="00751FC0">
        <w:rPr>
          <w:i w:val="1"/>
          <w:iCs w:val="1"/>
          <w:lang w:val="en-GB"/>
        </w:rPr>
        <w:t>"</w:t>
      </w:r>
      <w:r w:rsidRPr="3F1F5300" w:rsidR="00751FC0">
        <w:rPr>
          <w:lang w:val="en-GB"/>
        </w:rPr>
        <w:t xml:space="preserve"> ["ever growing bureaucracy"] is tokenized as </w:t>
      </w:r>
      <w:r w:rsidRPr="3F1F5300" w:rsidR="00751FC0">
        <w:rPr>
          <w:lang w:val="en-GB"/>
        </w:rPr>
        <w:t>jatkuvasti</w:t>
      </w:r>
      <w:r w:rsidRPr="3F1F5300" w:rsidR="00751FC0">
        <w:rPr>
          <w:lang w:val="en-GB"/>
        </w:rPr>
        <w:t xml:space="preserve">, </w:t>
      </w:r>
      <w:r w:rsidRPr="3F1F5300" w:rsidR="00751FC0">
        <w:rPr>
          <w:lang w:val="en-GB"/>
        </w:rPr>
        <w:t>kasvava</w:t>
      </w:r>
      <w:r w:rsidRPr="3F1F5300" w:rsidR="00751FC0">
        <w:rPr>
          <w:lang w:val="en-GB"/>
        </w:rPr>
        <w:t xml:space="preserve">, </w:t>
      </w:r>
      <w:r w:rsidRPr="3F1F5300" w:rsidR="00751FC0">
        <w:rPr>
          <w:lang w:val="en-GB"/>
        </w:rPr>
        <w:t>byrokra</w:t>
      </w:r>
      <w:r w:rsidRPr="3F1F5300" w:rsidR="00751FC0">
        <w:rPr>
          <w:lang w:val="en-GB"/>
        </w:rPr>
        <w:t xml:space="preserve">, ##tia. Additionally, there are a few special tokens, such as [CLS] and [SEP] at the beginning and end of each sequence. In effect, there are typically </w:t>
      </w:r>
      <w:r w:rsidRPr="3F1F5300" w:rsidR="00751FC0">
        <w:rPr>
          <w:lang w:val="en-GB"/>
        </w:rPr>
        <w:t>somewhat more</w:t>
      </w:r>
      <w:r w:rsidRPr="3F1F5300" w:rsidR="00751FC0">
        <w:rPr>
          <w:lang w:val="en-GB"/>
        </w:rPr>
        <w:t xml:space="preserve"> tokens than </w:t>
      </w:r>
      <w:r w:rsidRPr="3F1F5300" w:rsidR="00751FC0">
        <w:rPr>
          <w:i w:val="1"/>
          <w:iCs w:val="1"/>
          <w:lang w:val="en-GB"/>
        </w:rPr>
        <w:t>words</w:t>
      </w:r>
      <w:r w:rsidRPr="3F1F5300" w:rsidR="00751FC0">
        <w:rPr>
          <w:lang w:val="en-GB"/>
        </w:rPr>
        <w:t xml:space="preserve"> in any given sequence. Whereas SVMs process input as bag-of-words, with BERT, word </w:t>
      </w:r>
      <w:r w:rsidRPr="3F1F5300" w:rsidR="00751FC0">
        <w:rPr>
          <w:lang w:val="en-GB"/>
        </w:rPr>
        <w:t xml:space="preserve">order and context are </w:t>
      </w:r>
      <w:r w:rsidRPr="3F1F5300" w:rsidR="00751FC0">
        <w:rPr>
          <w:lang w:val="en-GB"/>
        </w:rPr>
        <w:t>taken into account</w:t>
      </w:r>
      <w:r w:rsidRPr="3F1F5300" w:rsidR="00751FC0">
        <w:rPr>
          <w:lang w:val="en-GB"/>
        </w:rPr>
        <w:t xml:space="preserve">. A limitation of the </w:t>
      </w:r>
      <w:r w:rsidRPr="3F1F5300" w:rsidR="00751FC0">
        <w:rPr>
          <w:lang w:val="en-GB"/>
        </w:rPr>
        <w:t>FinBERT</w:t>
      </w:r>
      <w:r w:rsidRPr="3F1F5300" w:rsidR="00751FC0">
        <w:rPr>
          <w:lang w:val="en-GB"/>
        </w:rPr>
        <w:t xml:space="preserve"> model is that its input cannot exceed 512 tokens, which is why long speeches are truncated to fit within this limit.</w:t>
      </w:r>
    </w:p>
    <w:p w:rsidRPr="00B606DD" w:rsidR="007A50DC" w:rsidRDefault="00751FC0" w14:paraId="546E3FCD" w14:textId="77777777">
      <w:pPr>
        <w:pStyle w:val="Heading2"/>
      </w:pPr>
      <w:bookmarkStart w:name="model-explainability" w:id="8"/>
      <w:bookmarkEnd w:id="7"/>
      <w:r w:rsidRPr="00B606DD">
        <w:t>Model explainability</w:t>
      </w:r>
    </w:p>
    <w:p w:rsidRPr="00B606DD" w:rsidR="007A50DC" w:rsidP="004B4367" w:rsidRDefault="00751FC0" w14:paraId="24927730" w14:textId="13E20A42">
      <w:pPr>
        <w:pStyle w:val="FirstParagraph"/>
        <w:jc w:val="both"/>
      </w:pPr>
      <w:r w:rsidR="332D585F">
        <w:rPr/>
        <w:t xml:space="preserve">Model explainability is the field of study that examines how the output of </w:t>
      </w:r>
      <w:r w:rsidR="332D585F">
        <w:rPr/>
        <w:t>machine</w:t>
      </w:r>
      <w:r w:rsidR="4E2DE592">
        <w:rPr/>
        <w:t xml:space="preserve"> </w:t>
      </w:r>
      <w:r w:rsidR="332D585F">
        <w:rPr/>
        <w:t>learning</w:t>
      </w:r>
      <w:r w:rsidR="332D585F">
        <w:rPr/>
        <w:t xml:space="preserve"> models can be made understandable to humans. For simple models, the best explanation can be the model itself, but more complex models require a separate </w:t>
      </w:r>
      <w:r w:rsidRPr="3F1F5300" w:rsidR="332D585F">
        <w:rPr>
          <w:i w:val="1"/>
          <w:iCs w:val="1"/>
        </w:rPr>
        <w:t>explanation model</w:t>
      </w:r>
      <w:r w:rsidR="332D585F">
        <w:rPr/>
        <w:t xml:space="preserve"> to </w:t>
      </w:r>
      <w:del w:author="Otto Tarkka" w:date="2025-08-20T05:44:01.639Z" w:id="1321574363">
        <w:r w:rsidDel="332D585F">
          <w:delText>get</w:delText>
        </w:r>
      </w:del>
      <w:ins w:author="Otto Tarkka" w:date="2025-08-20T05:44:04.208Z" w:id="1611007387">
        <w:r w:rsidR="03EEF6F0">
          <w:t>achieve</w:t>
        </w:r>
      </w:ins>
      <w:r w:rsidR="332D585F">
        <w:rPr/>
        <w:t xml:space="preserve"> a human understandable approximation of the model </w:t>
      </w:r>
      <w:r w:rsidR="0422701B">
        <w:rPr/>
        <w:t>(Lundberg and Lee, 2017)</w:t>
      </w:r>
      <w:r w:rsidR="332D585F">
        <w:rPr/>
        <w:t>. We use SHAP</w:t>
      </w:r>
      <w:r w:rsidR="0422701B">
        <w:rPr/>
        <w:t xml:space="preserve"> (Lundberg and Lee, 2017)</w:t>
      </w:r>
      <w:r w:rsidR="332D585F">
        <w:rPr/>
        <w:t xml:space="preserve"> to produce explanations of our deep learning model. SHAP produces explanations by calculating the contribution that each input feature carries towards the outcome. For a simplified explanation of how SHAP calculates the contribution of input features, one can imagine three people digging a </w:t>
      </w:r>
      <w:r w:rsidR="7A845569">
        <w:rPr/>
        <w:t>hole:</w:t>
      </w:r>
      <w:r w:rsidR="332D585F">
        <w:rPr/>
        <w:t xml:space="preserve"> A, B, and C. After one hour of digging, </w:t>
      </w:r>
      <w:del w:author="Otto Tarkka" w:date="2025-08-20T05:44:18.493Z" w:id="900125250">
        <w:r w:rsidDel="332D585F">
          <w:delText>they’ve</w:delText>
        </w:r>
      </w:del>
      <w:ins w:author="Otto Tarkka" w:date="2025-08-20T05:44:24.337Z" w:id="108551297">
        <w:r w:rsidR="5FEC6922">
          <w:t>they have</w:t>
        </w:r>
      </w:ins>
      <w:r w:rsidR="332D585F">
        <w:rPr/>
        <w:t xml:space="preserve"> dug a hole one meter deep. To calculate how much each person contributed to the outcome, we can remove one at a time, dig another hole, and </w:t>
      </w:r>
      <w:r w:rsidR="332D585F">
        <w:rPr/>
        <w:t>observe</w:t>
      </w:r>
      <w:r w:rsidR="332D585F">
        <w:rPr/>
        <w:t xml:space="preserve"> the difference. If we remove person A, the resulting hole is only 0.4 meters deep. Removing B results in a hole that is 0.5 meters deep. Finally, removing person C results in a hole that is 1.1 meters deep. Therefore, we can calculate that the effect on hole depth per person is A = 0.6m, B = 0.5m, C = -0.1m.</w:t>
      </w:r>
    </w:p>
    <w:p w:rsidRPr="00B606DD" w:rsidR="007A50DC" w:rsidP="00182A14" w:rsidRDefault="00751FC0" w14:paraId="21F32C81" w14:textId="0D13DD1F">
      <w:pPr>
        <w:pStyle w:val="BodyText"/>
        <w:jc w:val="both"/>
      </w:pPr>
      <w:r w:rsidRPr="3F1F5300" w:rsidR="00751FC0">
        <w:rPr>
          <w:lang w:val="en-GB"/>
        </w:rPr>
        <w:t xml:space="preserve">SHAP is model agnostic and can be used with tabular, </w:t>
      </w:r>
      <w:r w:rsidRPr="3F1F5300" w:rsidR="00751FC0">
        <w:rPr>
          <w:lang w:val="en-GB"/>
        </w:rPr>
        <w:t>visual</w:t>
      </w:r>
      <w:r w:rsidRPr="3F1F5300" w:rsidR="00751FC0">
        <w:rPr>
          <w:lang w:val="en-GB"/>
        </w:rPr>
        <w:t xml:space="preserve"> or textual data. In practice, in a text classification setting, each token is treated as a </w:t>
      </w:r>
      <w:r w:rsidRPr="3F1F5300" w:rsidR="00751FC0">
        <w:rPr>
          <w:lang w:val="en-GB"/>
        </w:rPr>
        <w:t>feature</w:t>
      </w:r>
      <w:ins w:author="Vieras" w:date="2025-08-22T08:40:34.288Z" w:id="605664069">
        <w:r w:rsidRPr="3F1F5300" w:rsidR="419047AD">
          <w:rPr>
            <w:lang w:val="en-GB"/>
          </w:rPr>
          <w:t>,</w:t>
        </w:r>
      </w:ins>
      <w:r w:rsidRPr="3F1F5300" w:rsidR="00751FC0">
        <w:rPr>
          <w:lang w:val="en-GB"/>
        </w:rPr>
        <w:t xml:space="preserve"> and the outcome is the prediction that the model produces. SHAP values are calculated by masking sets of tokens in the model input and </w:t>
      </w:r>
      <w:r w:rsidRPr="3F1F5300" w:rsidR="00751FC0">
        <w:rPr>
          <w:lang w:val="en-GB"/>
        </w:rPr>
        <w:t>observing</w:t>
      </w:r>
      <w:r w:rsidRPr="3F1F5300" w:rsidR="00751FC0">
        <w:rPr>
          <w:lang w:val="en-GB"/>
        </w:rPr>
        <w:t xml:space="preserve"> how the prediction of the model changes in response. </w:t>
      </w:r>
      <w:r w:rsidRPr="3F1F5300" w:rsidR="00751FC0">
        <w:rPr>
          <w:lang w:val="en-GB"/>
        </w:rPr>
        <w:t>Previous</w:t>
      </w:r>
      <w:r w:rsidRPr="3F1F5300" w:rsidR="00751FC0">
        <w:rPr>
          <w:lang w:val="en-GB"/>
        </w:rPr>
        <w:t xml:space="preserve"> uses of SHAP for text classification explainability include COVID-19 related fake news detection </w:t>
      </w:r>
      <w:r w:rsidRPr="3F1F5300" w:rsidR="00B65A0F">
        <w:rPr>
          <w:lang w:val="en-GB"/>
        </w:rPr>
        <w:t>(Ayoub, Yang, and Zhou, 2021)</w:t>
      </w:r>
      <w:r w:rsidRPr="3F1F5300" w:rsidR="00751FC0">
        <w:rPr>
          <w:lang w:val="en-GB"/>
        </w:rPr>
        <w:t xml:space="preserve"> and humour analysis </w:t>
      </w:r>
      <w:r w:rsidRPr="3F1F5300" w:rsidR="00B65A0F">
        <w:rPr>
          <w:lang w:val="en-GB"/>
        </w:rPr>
        <w:t>(</w:t>
      </w:r>
      <w:r w:rsidRPr="3F1F5300" w:rsidR="00B65A0F">
        <w:rPr>
          <w:lang w:val="en-GB"/>
        </w:rPr>
        <w:t>Subies</w:t>
      </w:r>
      <w:r w:rsidRPr="3F1F5300" w:rsidR="00B65A0F">
        <w:rPr>
          <w:lang w:val="en-GB"/>
        </w:rPr>
        <w:t>, Sánchez</w:t>
      </w:r>
      <w:r w:rsidRPr="3F1F5300" w:rsidR="00182A14">
        <w:rPr>
          <w:lang w:val="en-GB"/>
        </w:rPr>
        <w:t>, and Vaca, 2021)</w:t>
      </w:r>
      <w:r w:rsidRPr="3F1F5300" w:rsidR="00751FC0">
        <w:rPr>
          <w:lang w:val="en-GB"/>
        </w:rPr>
        <w:t xml:space="preserve">. One major disadvantage of SHAP is that calculating SHAP values for large datasets is computationally demanding. To reduce the computational load, we </w:t>
      </w:r>
      <w:r w:rsidRPr="3F1F5300" w:rsidR="00622994">
        <w:rPr>
          <w:lang w:val="en-GB"/>
        </w:rPr>
        <w:t>use</w:t>
      </w:r>
      <w:r w:rsidRPr="3F1F5300" w:rsidR="00751FC0">
        <w:rPr>
          <w:lang w:val="en-GB"/>
        </w:rPr>
        <w:t xml:space="preserve"> SHAP’s partition explainer, which clusters tokens together hierarchically and thereby reduces the number of calculations performed.</w:t>
      </w:r>
    </w:p>
    <w:p w:rsidRPr="00B606DD" w:rsidR="007A50DC" w:rsidRDefault="00751FC0" w14:paraId="08FF0FF5" w14:textId="77777777">
      <w:pPr>
        <w:pStyle w:val="Heading2"/>
      </w:pPr>
      <w:bookmarkStart w:name="experimental-setup" w:id="9"/>
      <w:bookmarkEnd w:id="8"/>
      <w:r w:rsidRPr="00B606DD">
        <w:t>Experimental setup</w:t>
      </w:r>
    </w:p>
    <w:p w:rsidRPr="00B606DD" w:rsidR="007A50DC" w:rsidP="00182A14" w:rsidRDefault="00751FC0" w14:paraId="3C13DB3B" w14:textId="340465CA">
      <w:pPr>
        <w:pStyle w:val="FirstParagraph"/>
        <w:jc w:val="both"/>
      </w:pPr>
      <w:r w:rsidRPr="5E7FEE51" w:rsidR="00751FC0">
        <w:rPr>
          <w:lang w:val="en-GB"/>
        </w:rPr>
        <w:t xml:space="preserve">To train our model, we first </w:t>
      </w:r>
      <w:ins w:author="Otto Tarkka" w:date="2025-08-20T05:44:45.394Z" w:id="1391734097">
        <w:r w:rsidRPr="5E7FEE51" w:rsidR="4A572BF2">
          <w:rPr>
            <w:lang w:val="en-GB"/>
          </w:rPr>
          <w:t xml:space="preserve">divided</w:t>
        </w:r>
      </w:ins>
      <w:del w:author="Otto Tarkka" w:date="2025-08-20T05:44:43.13Z" w:id="160157142">
        <w:r w:rsidRPr="3F1F5300" w:rsidDel="00751FC0">
          <w:rPr>
            <w:lang w:val="en-GB"/>
          </w:rPr>
          <w:delText>split</w:delText>
        </w:r>
      </w:del>
      <w:r w:rsidRPr="5E7FEE51" w:rsidR="00751FC0">
        <w:rPr>
          <w:lang w:val="en-GB"/>
        </w:rPr>
        <w:t xml:space="preserve"> speeches held between the years 2000 and 2021 into train, </w:t>
      </w:r>
      <w:r w:rsidRPr="5E7FEE51" w:rsidR="00751FC0">
        <w:rPr>
          <w:lang w:val="en-GB"/>
        </w:rPr>
        <w:t xml:space="preserve">development</w:t>
      </w:r>
      <w:r w:rsidRPr="5E7FEE51" w:rsidR="00751FC0">
        <w:rPr>
          <w:lang w:val="en-GB"/>
        </w:rPr>
        <w:t xml:space="preserve"> and test sets with 80-10-10 splits. The train and development splits are used in model training and the test set is used to evaluate the performance of the model. There are a number of </w:t>
      </w:r>
      <w:r w:rsidRPr="5E7FEE51" w:rsidR="00751FC0">
        <w:rPr>
          <w:lang w:val="en-GB"/>
        </w:rPr>
        <w:t>training</w:t>
      </w:r>
      <w:r w:rsidRPr="5E7FEE51" w:rsidR="00751FC0">
        <w:rPr>
          <w:lang w:val="en-GB"/>
        </w:rPr>
        <w:t xml:space="preserve"> hyperparameters that need to be set manually to train a deep learning model, such as learning rate and batch size. We used the grid search method to </w:t>
      </w:r>
      <w:r w:rsidRPr="5E7FEE51" w:rsidR="00751FC0">
        <w:rPr>
          <w:lang w:val="en-GB"/>
        </w:rPr>
        <w:t xml:space="preserve">optimize</w:t>
      </w:r>
      <w:r w:rsidRPr="5E7FEE51" w:rsidR="00751FC0">
        <w:rPr>
          <w:lang w:val="en-GB"/>
        </w:rPr>
        <w:t xml:space="preserve"> model performance. We used label smoothing, a regularisation technique which prevents models from becoming overly confident, at a factor of 0.1. This also ensures that the prediction probability of a given prediction is more closely aligned with actual accuracy (i.e., at 90% prediction probability the model is close to 90% </w:t>
      </w:r>
      <w:r w:rsidRPr="5E7FEE51" w:rsidR="00751FC0">
        <w:rPr>
          <w:lang w:val="en-GB"/>
        </w:rPr>
        <w:t xml:space="preserve">accurate</w:t>
      </w:r>
      <w:r w:rsidRPr="5E7FEE51" w:rsidR="00751FC0">
        <w:rPr>
          <w:lang w:val="en-GB"/>
        </w:rPr>
        <w:t xml:space="preserve">). To further prevent over-fitting and increase training efficiency, we used early stopping during the training if the model did not improve its performance for 10 evaluation calls. Training was done using the Transformers, Tokenizers and Datasets Python libraries from </w:t>
      </w:r>
      <w:r w:rsidRPr="5E7FEE51" w:rsidR="00751FC0">
        <w:rPr>
          <w:lang w:val="en-GB"/>
        </w:rPr>
        <w:t>Huggingface</w:t>
      </w:r>
      <w:r w:rsidRPr="5E7FEE51">
        <w:rPr>
          <w:rStyle w:val="FootnoteReference"/>
          <w:lang w:val="en-GB"/>
        </w:rPr>
        <w:footnoteReference w:id="3"/>
      </w:r>
      <w:r w:rsidRPr="5E7FEE51" w:rsidR="00751FC0">
        <w:rPr>
          <w:lang w:val="en-GB"/>
        </w:rPr>
        <w:t xml:space="preserve">. To verify that our model perform</w:t>
      </w:r>
      <w:ins w:author="Otto Tarkka" w:date="2025-08-20T05:48:11.227Z" w:id="512986878">
        <w:r w:rsidRPr="5E7FEE51" w:rsidR="112E6C4D">
          <w:rPr>
            <w:lang w:val="en-GB"/>
          </w:rPr>
          <w:t xml:space="preserve">ed</w:t>
        </w:r>
      </w:ins>
      <w:del w:author="Otto Tarkka" w:date="2025-08-20T05:48:10.066Z" w:id="1341172331">
        <w:r w:rsidRPr="3F1F5300" w:rsidDel="00751FC0">
          <w:rPr>
            <w:lang w:val="en-GB"/>
          </w:rPr>
          <w:delText>s</w:delText>
        </w:r>
      </w:del>
      <w:r w:rsidRPr="5E7FEE51" w:rsidR="00751FC0">
        <w:rPr>
          <w:lang w:val="en-GB"/>
        </w:rPr>
        <w:t xml:space="preserve"> consistently, we use</w:t>
      </w:r>
      <w:ins w:author="Otto Tarkka" w:date="2025-08-20T05:48:18.908Z" w:id="612534281">
        <w:r w:rsidRPr="5E7FEE51" w:rsidR="5F84996B">
          <w:rPr>
            <w:lang w:val="en-GB"/>
          </w:rPr>
          <w:t xml:space="preserve">d</w:t>
        </w:r>
      </w:ins>
      <w:r w:rsidRPr="5E7FEE51" w:rsidR="00751FC0">
        <w:rPr>
          <w:lang w:val="en-GB"/>
        </w:rPr>
        <w:t xml:space="preserve"> 5-fold random subsampling (see </w:t>
      </w:r>
      <w:r w:rsidRPr="5E7FEE51" w:rsidR="00182A14">
        <w:rPr>
          <w:lang w:val="en-GB"/>
        </w:rPr>
        <w:t>Berrar</w:t>
      </w:r>
      <w:r w:rsidRPr="5E7FEE51" w:rsidR="00182A14">
        <w:rPr>
          <w:lang w:val="en-GB"/>
        </w:rPr>
        <w:t>, 2019</w:t>
      </w:r>
      <w:r w:rsidRPr="5E7FEE51" w:rsidR="00751FC0">
        <w:rPr>
          <w:lang w:val="en-GB"/>
        </w:rPr>
        <w:t xml:space="preserve">). This means that five training, development </w:t>
      </w:r>
      <w:r w:rsidRPr="5E7FEE51" w:rsidR="00751FC0">
        <w:rPr>
          <w:lang w:val="en-GB"/>
        </w:rPr>
        <w:t xml:space="preserve">and test sets are </w:t>
      </w:r>
      <w:r w:rsidRPr="5E7FEE51" w:rsidR="000077E7">
        <w:rPr>
          <w:lang w:val="en-GB"/>
        </w:rPr>
        <w:t>created,</w:t>
      </w:r>
      <w:r w:rsidRPr="5E7FEE51" w:rsidR="00751FC0">
        <w:rPr>
          <w:lang w:val="en-GB"/>
        </w:rPr>
        <w:t xml:space="preserve"> and each are used to train a model. The average F1 score of these models is given as the final performance of the model.</w:t>
      </w:r>
    </w:p>
    <w:p w:rsidRPr="00B606DD" w:rsidR="007A50DC" w:rsidRDefault="00751FC0" w14:paraId="60CE4D3C" w14:textId="77777777">
      <w:pPr>
        <w:pStyle w:val="Heading2"/>
      </w:pPr>
      <w:bookmarkStart w:name="questionnaire" w:id="10"/>
      <w:bookmarkEnd w:id="9"/>
      <w:r w:rsidRPr="00B606DD">
        <w:t>Questionnaire</w:t>
      </w:r>
    </w:p>
    <w:p w:rsidRPr="00B606DD" w:rsidR="007A50DC" w:rsidP="00953A09" w:rsidRDefault="00751FC0" w14:paraId="6575D8BA" w14:textId="184CFE1C">
      <w:pPr>
        <w:pStyle w:val="FirstParagraph"/>
        <w:jc w:val="both"/>
      </w:pPr>
      <w:r w:rsidR="00751FC0">
        <w:rPr/>
        <w:t xml:space="preserve">To </w:t>
      </w:r>
      <w:del w:author="Otto Tarkka" w:date="2025-08-20T05:48:29.932Z" w:id="1056209601">
        <w:r w:rsidDel="00751FC0">
          <w:delText>ground</w:delText>
        </w:r>
      </w:del>
      <w:ins w:author="Otto Tarkka" w:date="2025-08-20T05:48:33.659Z" w:id="1294111567">
        <w:r w:rsidR="2D7A9C05">
          <w:t>base</w:t>
        </w:r>
      </w:ins>
      <w:r w:rsidR="00751FC0">
        <w:rPr/>
        <w:t xml:space="preserve"> our results </w:t>
      </w:r>
      <w:ins w:author="Otto Tarkka" w:date="2025-08-20T05:48:38.312Z" w:id="72807766">
        <w:r w:rsidR="067DBF55">
          <w:t>o</w:t>
        </w:r>
      </w:ins>
      <w:del w:author="Otto Tarkka" w:date="2025-08-20T05:48:37.704Z" w:id="1668323092">
        <w:r w:rsidDel="00751FC0">
          <w:delText>i</w:delText>
        </w:r>
      </w:del>
      <w:r w:rsidR="00751FC0">
        <w:rPr/>
        <w:t xml:space="preserve">n human </w:t>
      </w:r>
      <w:r w:rsidR="00751FC0">
        <w:rPr/>
        <w:t>performance</w:t>
      </w:r>
      <w:r w:rsidR="00751FC0">
        <w:rPr/>
        <w:t xml:space="preserve"> we created a questionnaire in which participants were given five speeches to </w:t>
      </w:r>
      <w:ins w:author="Otto Tarkka" w:date="2025-08-20T05:48:54.434Z" w:id="11329377">
        <w:r w:rsidR="7627FEC9">
          <w:t>associate</w:t>
        </w:r>
      </w:ins>
      <w:del w:author="Otto Tarkka" w:date="2025-08-20T05:48:51.895Z" w:id="1892671984">
        <w:r w:rsidDel="00751FC0">
          <w:delText>connect</w:delText>
        </w:r>
      </w:del>
      <w:r w:rsidR="00751FC0">
        <w:rPr/>
        <w:t xml:space="preserve"> with a political party. In addition to answering which party they believed had given which speech, respondents were asked to choose the words or phrases that most influenced their decision and to give a numerical rating on a scale from 1 to 5 (1 = very confident, 5 = not at all confident) on how confident they were in their answer. Each informant was given five speeches that were randomly selected from a stratified sample of 100 speeches that were held between 2010 and 2019 and that were not included in the model training dataset. We also </w:t>
      </w:r>
      <w:r w:rsidR="00751FC0">
        <w:rPr/>
        <w:t>attained</w:t>
      </w:r>
      <w:r w:rsidR="00751FC0">
        <w:rPr/>
        <w:t xml:space="preserve"> the model predictions for this </w:t>
      </w:r>
      <w:r w:rsidR="00751FC0">
        <w:rPr/>
        <w:t>100</w:t>
      </w:r>
      <w:ins w:author="Otto Tarkka" w:date="2025-08-20T05:49:04.054Z" w:id="1061178652">
        <w:r w:rsidR="324E8945">
          <w:t>-</w:t>
        </w:r>
      </w:ins>
      <w:del w:author="Otto Tarkka" w:date="2025-08-20T05:49:02.587Z" w:id="1303020665">
        <w:r w:rsidDel="00751FC0">
          <w:delText xml:space="preserve"> </w:delText>
        </w:r>
      </w:del>
      <w:r w:rsidR="00751FC0">
        <w:rPr/>
        <w:t>speech</w:t>
      </w:r>
      <w:r w:rsidR="00751FC0">
        <w:rPr/>
        <w:t xml:space="preserve"> sample. This way, we could directly compare human performance against machine performance. The questionnaire was sent to university students as well as circulated online. First, we collected responses from 166 people, the vast majority of whom were students at a Finnish university, who were taking a course in Digital Humanities. Later, the questionnaire was shared by the Finnish national broadcaster </w:t>
      </w:r>
      <w:r w:rsidR="00751FC0">
        <w:rPr/>
        <w:t>Yle</w:t>
      </w:r>
      <w:r w:rsidR="00751FC0">
        <w:rPr/>
        <w:t xml:space="preserve">, which yielded an </w:t>
      </w:r>
      <w:r w:rsidR="00751FC0">
        <w:rPr/>
        <w:t>additional</w:t>
      </w:r>
      <w:r w:rsidR="00751FC0">
        <w:rPr/>
        <w:t xml:space="preserve"> 272 responses. In total, 438 informants responded to the questionnaire.</w:t>
      </w:r>
    </w:p>
    <w:p w:rsidRPr="00B606DD" w:rsidR="007A50DC" w:rsidRDefault="00751FC0" w14:paraId="750840EB" w14:textId="77777777">
      <w:pPr>
        <w:pStyle w:val="Heading1"/>
      </w:pPr>
      <w:bookmarkStart w:name="results" w:id="11"/>
      <w:bookmarkEnd w:id="5"/>
      <w:bookmarkEnd w:id="10"/>
      <w:r w:rsidRPr="00B606DD">
        <w:t>Results</w:t>
      </w:r>
    </w:p>
    <w:p w:rsidRPr="00B606DD" w:rsidR="007A50DC" w:rsidP="00CC2651" w:rsidRDefault="00751FC0" w14:paraId="58AF600B" w14:textId="477020A1">
      <w:pPr>
        <w:pStyle w:val="FirstParagraph"/>
        <w:jc w:val="both"/>
      </w:pPr>
      <w:r w:rsidR="00751FC0">
        <w:rPr/>
        <w:t xml:space="preserve">In this section, we first analyse the performance of the model quantitatively. We then analyse the SHAP explanations for a sample of speeches and predictions to </w:t>
      </w:r>
      <w:ins w:author="Otto Tarkka" w:date="2025-08-20T05:49:31.171Z" w:id="1199708981">
        <w:r w:rsidR="5B17DAEB">
          <w:t>ascertain</w:t>
        </w:r>
      </w:ins>
      <w:del w:author="Otto Tarkka" w:date="2025-08-20T05:49:27.659Z" w:id="2054749946">
        <w:r w:rsidDel="00751FC0">
          <w:delText>see</w:delText>
        </w:r>
      </w:del>
      <w:r w:rsidR="00751FC0">
        <w:rPr/>
        <w:t xml:space="preserve"> what kinds of linguistic features the model uses to make its predictions. After this, we</w:t>
      </w:r>
      <w:del w:author="Otto Tarkka" w:date="2025-08-20T05:49:53.434Z" w:id="703208859">
        <w:r w:rsidDel="00751FC0">
          <w:delText xml:space="preserve"> turn our</w:delText>
        </w:r>
      </w:del>
      <w:r w:rsidR="00751FC0">
        <w:rPr/>
        <w:t xml:space="preserve"> focus </w:t>
      </w:r>
      <w:ins w:author="Otto Tarkka" w:date="2025-08-20T05:50:03.706Z" w:id="942987205">
        <w:r w:rsidR="18026F8B">
          <w:t>on</w:t>
        </w:r>
      </w:ins>
      <w:del w:author="Otto Tarkka" w:date="2025-08-20T10:33:44.095Z" w:id="1270257338">
        <w:r w:rsidDel="00751FC0">
          <w:delText>to</w:delText>
        </w:r>
      </w:del>
      <w:r w:rsidR="00751FC0">
        <w:rPr/>
        <w:t xml:space="preserve"> the questionnaire: we examine how well our respondents could </w:t>
      </w:r>
      <w:r w:rsidR="00751FC0">
        <w:rPr/>
        <w:t>identify</w:t>
      </w:r>
      <w:r w:rsidR="00751FC0">
        <w:rPr/>
        <w:t xml:space="preserve"> the parties and then compare their cues to </w:t>
      </w:r>
      <w:ins w:author="Otto Tarkka" w:date="2025-08-20T05:50:25.39Z" w:id="274184428">
        <w:r w:rsidR="1E7DEE33">
          <w:t xml:space="preserve">the </w:t>
        </w:r>
      </w:ins>
      <w:r w:rsidR="00751FC0">
        <w:rPr/>
        <w:t xml:space="preserve">SHAP explanations. This comparison </w:t>
      </w:r>
      <w:r w:rsidR="00751FC0">
        <w:rPr/>
        <w:t>demonstrates</w:t>
      </w:r>
      <w:r w:rsidR="00751FC0">
        <w:rPr/>
        <w:t xml:space="preserve"> how the model and human respondents differ in distinguishing between the parties.</w:t>
      </w:r>
    </w:p>
    <w:p w:rsidRPr="00B606DD" w:rsidR="007A50DC" w:rsidRDefault="00751FC0" w14:paraId="5B047CC2" w14:textId="77777777">
      <w:pPr>
        <w:pStyle w:val="Heading2"/>
      </w:pPr>
      <w:bookmarkStart w:name="model_performance" w:id="12"/>
      <w:r w:rsidRPr="00B606DD">
        <w:t>Model performance</w:t>
      </w:r>
    </w:p>
    <w:p w:rsidR="332D585F" w:rsidP="74C95634" w:rsidRDefault="332D585F" w14:paraId="2D719B84" w14:textId="18460E89">
      <w:pPr>
        <w:pStyle w:val="FirstParagraph"/>
        <w:jc w:val="both"/>
      </w:pPr>
      <w:del w:author="Otto Tarkka" w:date="2025-08-11T07:22:29.763Z" w:id="2040773981">
        <w:r w:rsidDel="332D585F">
          <w:delText xml:space="preserve">The average macro F1-score from 5-fold random subsampling for our </w:delText>
        </w:r>
        <w:r w:rsidDel="332D585F">
          <w:delText xml:space="preserve">models is 0.66. </w:delText>
        </w:r>
        <w:r w:rsidDel="332D585F">
          <w:delText>As a</w:delText>
        </w:r>
        <w:r w:rsidDel="332D585F">
          <w:delText xml:space="preserve"> </w:delText>
        </w:r>
      </w:del>
      <w:del w:author="Otto Tarkka" w:date="2025-08-11T07:01:50.298Z" w:id="1395727242">
        <w:r w:rsidDel="332D585F">
          <w:delText>baseline</w:delText>
        </w:r>
      </w:del>
      <w:del w:author="Otto Tarkka" w:date="2025-08-11T07:22:29.763Z" w:id="1395066816">
        <w:r w:rsidDel="332D585F">
          <w:delText xml:space="preserve"> comparison, we </w:delText>
        </w:r>
        <w:r w:rsidDel="332D585F">
          <w:delText>trained an SVM</w:delText>
        </w:r>
      </w:del>
      <w:del w:author="Otto Tarkka" w:date="2025-08-11T07:04:00.653Z" w:id="1372020759">
        <w:r w:rsidDel="332D585F">
          <w:delText xml:space="preserve"> model</w:delText>
        </w:r>
      </w:del>
      <w:del w:author="Otto Tarkka" w:date="2025-08-11T07:22:29.763Z" w:id="1111989261">
        <w:r w:rsidDel="332D585F">
          <w:delText xml:space="preserve"> with</w:delText>
        </w:r>
        <w:r w:rsidDel="332D585F">
          <w:delText xml:space="preserve"> lemmatized </w:delText>
        </w:r>
        <w:r w:rsidDel="332D585F">
          <w:delText xml:space="preserve">speeches </w:delText>
        </w:r>
        <w:r w:rsidDel="332D585F">
          <w:delText xml:space="preserve">cleaned of </w:delText>
        </w:r>
        <w:r w:rsidDel="332D585F">
          <w:delText>stopwords</w:delText>
        </w:r>
        <w:r w:rsidDel="332D585F">
          <w:delText xml:space="preserve">, </w:delText>
        </w:r>
        <w:r w:rsidDel="332D585F">
          <w:delText xml:space="preserve">which reached a macro F1-score of </w:delText>
        </w:r>
        <w:r w:rsidDel="332D585F">
          <w:delText xml:space="preserve">0.58. Using a BERT model shows a clear, </w:delText>
        </w:r>
        <w:r w:rsidDel="332D585F">
          <w:delText>eight-point</w:delText>
        </w:r>
        <w:r w:rsidDel="332D585F">
          <w:delText xml:space="preserve"> increase in classification performance, justifying its use in this study instead of the simpler SVM model.</w:delText>
        </w:r>
      </w:del>
      <w:ins w:author="Otto Tarkka" w:date="2025-08-11T07:14:31.721Z" w:id="178295606">
        <w:r w:rsidRPr="3F1F5300" w:rsidR="1AFD3709">
          <w:rPr>
            <w:noProof w:val="0"/>
            <w:lang w:val="en-GB"/>
          </w:rPr>
          <w:t xml:space="preserve">Our fine-tuned </w:t>
        </w:r>
        <w:r w:rsidRPr="3F1F5300" w:rsidR="1AFD3709">
          <w:rPr>
            <w:noProof w:val="0"/>
            <w:lang w:val="en-GB"/>
          </w:rPr>
          <w:t>FinBERT</w:t>
        </w:r>
        <w:r w:rsidRPr="3F1F5300" w:rsidR="1AFD3709">
          <w:rPr>
            <w:noProof w:val="0"/>
            <w:lang w:val="en-GB"/>
          </w:rPr>
          <w:t xml:space="preserve"> models achieve</w:t>
        </w:r>
      </w:ins>
      <w:ins w:author="Otto Tarkka" w:date="2025-08-20T05:51:12.979Z" w:id="1630295310">
        <w:r w:rsidRPr="3F1F5300" w:rsidR="4206D555">
          <w:rPr>
            <w:noProof w:val="0"/>
            <w:lang w:val="en-GB"/>
          </w:rPr>
          <w:t>d</w:t>
        </w:r>
      </w:ins>
      <w:ins w:author="Otto Tarkka" w:date="2025-08-11T07:14:31.721Z" w:id="670832366">
        <w:r w:rsidRPr="3F1F5300" w:rsidR="1AFD3709">
          <w:rPr>
            <w:noProof w:val="0"/>
            <w:lang w:val="en-GB"/>
          </w:rPr>
          <w:t xml:space="preserve"> an average macro F1-score of 0.66 across 5-fold random subsampling. </w:t>
        </w:r>
      </w:ins>
      <w:ins w:author="Otto Tarkka" w:date="2025-08-11T07:15:16.519Z" w:id="1030132072">
        <w:r w:rsidRPr="3F1F5300" w:rsidR="1AFD3709">
          <w:rPr>
            <w:noProof w:val="0"/>
            <w:lang w:val="en-GB"/>
          </w:rPr>
          <w:t xml:space="preserve">As a point of </w:t>
        </w:r>
      </w:ins>
      <w:ins w:author="Otto Tarkka" w:date="2025-08-11T07:14:31.721Z" w:id="694271387">
        <w:r w:rsidRPr="3F1F5300" w:rsidR="1AFD3709">
          <w:rPr>
            <w:noProof w:val="0"/>
            <w:lang w:val="en-GB"/>
          </w:rPr>
          <w:t xml:space="preserve">comparison, </w:t>
        </w:r>
      </w:ins>
      <w:ins w:author="Otto Tarkka" w:date="2025-08-11T07:15:34.535Z" w:id="1105358163">
        <w:r w:rsidRPr="3F1F5300" w:rsidR="1AFD3709">
          <w:rPr>
            <w:noProof w:val="0"/>
            <w:lang w:val="en-GB"/>
          </w:rPr>
          <w:t>we also trained</w:t>
        </w:r>
        <w:r w:rsidRPr="3F1F5300" w:rsidR="4CA7F68D">
          <w:rPr>
            <w:noProof w:val="0"/>
            <w:lang w:val="en-GB"/>
          </w:rPr>
          <w:t xml:space="preserve"> an </w:t>
        </w:r>
      </w:ins>
      <w:ins w:author="Otto Tarkka" w:date="2025-08-11T07:14:31.721Z" w:id="1462447000">
        <w:r w:rsidRPr="3F1F5300" w:rsidR="1AFD3709">
          <w:rPr>
            <w:noProof w:val="0"/>
            <w:lang w:val="en-GB"/>
          </w:rPr>
          <w:t>SVM</w:t>
        </w:r>
      </w:ins>
      <w:ins w:author="Otto Tarkka" w:date="2025-08-11T07:18:11.864Z" w:id="247907748">
        <w:r w:rsidRPr="3F1F5300" w:rsidR="0464B928">
          <w:rPr>
            <w:noProof w:val="0"/>
            <w:lang w:val="en-GB"/>
          </w:rPr>
          <w:t xml:space="preserve"> baseline</w:t>
        </w:r>
      </w:ins>
      <w:ins w:author="Otto Tarkka" w:date="2025-08-11T07:14:31.721Z" w:id="896174068">
        <w:r w:rsidRPr="3F1F5300" w:rsidR="1AFD3709">
          <w:rPr>
            <w:noProof w:val="0"/>
            <w:lang w:val="en-GB"/>
          </w:rPr>
          <w:t xml:space="preserve"> on lemmatized data with </w:t>
        </w:r>
        <w:r w:rsidRPr="3F1F5300" w:rsidR="1AFD3709">
          <w:rPr>
            <w:noProof w:val="0"/>
            <w:lang w:val="en-GB"/>
          </w:rPr>
          <w:t>stopwords</w:t>
        </w:r>
        <w:r w:rsidRPr="3F1F5300" w:rsidR="1AFD3709">
          <w:rPr>
            <w:noProof w:val="0"/>
            <w:lang w:val="en-GB"/>
          </w:rPr>
          <w:t xml:space="preserve"> removed</w:t>
        </w:r>
      </w:ins>
      <w:ins w:author="Otto Tarkka" w:date="2025-08-11T07:15:57.235Z" w:id="731064553">
        <w:r w:rsidRPr="3F1F5300" w:rsidR="2245FADA">
          <w:rPr>
            <w:noProof w:val="0"/>
            <w:lang w:val="en-GB"/>
          </w:rPr>
          <w:t xml:space="preserve">. </w:t>
        </w:r>
      </w:ins>
      <w:ins w:author="Otto Tarkka" w:date="2025-08-11T07:16:02.707Z" w:id="1463431093">
        <w:r w:rsidRPr="3F1F5300" w:rsidR="2245FADA">
          <w:rPr>
            <w:noProof w:val="0"/>
            <w:lang w:val="en-GB"/>
          </w:rPr>
          <w:t xml:space="preserve">The SVM </w:t>
        </w:r>
      </w:ins>
      <w:ins w:author="Otto Tarkka" w:date="2025-08-11T07:14:31.721Z" w:id="276381129">
        <w:r w:rsidRPr="3F1F5300" w:rsidR="1AFD3709">
          <w:rPr>
            <w:noProof w:val="0"/>
            <w:lang w:val="en-GB"/>
          </w:rPr>
          <w:t>reached</w:t>
        </w:r>
      </w:ins>
      <w:ins w:author="Otto Tarkka" w:date="2025-08-11T07:16:17.485Z" w:id="1136759400">
        <w:r w:rsidRPr="3F1F5300" w:rsidR="2F5AC0D7">
          <w:rPr>
            <w:noProof w:val="0"/>
            <w:lang w:val="en-GB"/>
          </w:rPr>
          <w:t xml:space="preserve"> a macro F1-score of</w:t>
        </w:r>
      </w:ins>
      <w:ins w:author="Otto Tarkka" w:date="2025-08-11T07:14:31.721Z" w:id="7082647">
        <w:r w:rsidRPr="3F1F5300" w:rsidR="1AFD3709">
          <w:rPr>
            <w:noProof w:val="0"/>
            <w:lang w:val="en-GB"/>
          </w:rPr>
          <w:t xml:space="preserve"> only 0.58. </w:t>
        </w:r>
      </w:ins>
      <w:ins w:author="Otto Tarkka" w:date="2025-08-11T07:21:44.908Z" w:id="322682581">
        <w:r w:rsidRPr="3F1F5300" w:rsidR="7CE31643">
          <w:rPr>
            <w:noProof w:val="0"/>
            <w:lang w:val="en-GB"/>
          </w:rPr>
          <w:t xml:space="preserve">Fine-tuning </w:t>
        </w:r>
        <w:r w:rsidRPr="3F1F5300" w:rsidR="7CE31643">
          <w:rPr>
            <w:noProof w:val="0"/>
            <w:lang w:val="en-GB"/>
          </w:rPr>
          <w:t>FinBERT</w:t>
        </w:r>
        <w:r w:rsidRPr="3F1F5300" w:rsidR="7CE31643">
          <w:rPr>
            <w:noProof w:val="0"/>
            <w:lang w:val="en-GB"/>
          </w:rPr>
          <w:t xml:space="preserve"> leads to a substantial</w:t>
        </w:r>
      </w:ins>
      <w:ins w:author="Otto Tarkka" w:date="2025-08-11T07:14:31.721Z" w:id="1564207925">
        <w:r w:rsidRPr="3F1F5300" w:rsidR="1AFD3709">
          <w:rPr>
            <w:noProof w:val="0"/>
            <w:lang w:val="en-GB"/>
          </w:rPr>
          <w:t xml:space="preserve"> eight-point </w:t>
        </w:r>
        <w:r w:rsidRPr="3F1F5300" w:rsidR="1AFD3709">
          <w:rPr>
            <w:noProof w:val="0"/>
            <w:lang w:val="en-GB"/>
          </w:rPr>
          <w:t xml:space="preserve">improvement </w:t>
        </w:r>
      </w:ins>
      <w:ins w:author="Otto Tarkka" w:date="2025-08-11T07:21:58.385Z" w:id="1841785064">
        <w:r w:rsidRPr="3F1F5300" w:rsidR="442CDF50">
          <w:rPr>
            <w:noProof w:val="0"/>
            <w:lang w:val="en-GB"/>
          </w:rPr>
          <w:t>or a</w:t>
        </w:r>
      </w:ins>
      <w:ins w:author="Otto Tarkka" w:date="2025-08-11T07:14:31.721Z" w:id="38479625">
        <w:r w:rsidRPr="3F1F5300" w:rsidR="1AFD3709">
          <w:rPr>
            <w:noProof w:val="0"/>
            <w:lang w:val="en-GB"/>
          </w:rPr>
          <w:t xml:space="preserve"> relative gain of </w:t>
        </w:r>
        <w:r w:rsidRPr="3F1F5300" w:rsidR="1AFD3709">
          <w:rPr>
            <w:noProof w:val="0"/>
            <w:lang w:val="en-GB"/>
          </w:rPr>
          <w:t>nearly 14%</w:t>
        </w:r>
        <w:r w:rsidRPr="3F1F5300" w:rsidR="1AFD3709">
          <w:rPr>
            <w:noProof w:val="0"/>
            <w:lang w:val="en-GB"/>
          </w:rPr>
          <w:t xml:space="preserve"> in macro F1</w:t>
        </w:r>
        <w:r w:rsidRPr="3F1F5300" w:rsidR="1AFD3709">
          <w:rPr>
            <w:noProof w:val="0"/>
            <w:lang w:val="en-GB"/>
          </w:rPr>
          <w:t xml:space="preserve">. Beyond the measurable </w:t>
        </w:r>
      </w:ins>
      <w:ins w:author="Otto Tarkka" w:date="2025-08-11T07:22:15.302Z" w:id="2024398367">
        <w:r w:rsidRPr="3F1F5300" w:rsidR="3A0F3974">
          <w:rPr>
            <w:noProof w:val="0"/>
            <w:lang w:val="en-GB"/>
          </w:rPr>
          <w:t>performance</w:t>
        </w:r>
      </w:ins>
      <w:ins w:author="Otto Tarkka" w:date="2025-08-11T07:14:31.721Z" w:id="870284729">
        <w:r w:rsidRPr="3F1F5300" w:rsidR="1AFD3709">
          <w:rPr>
            <w:noProof w:val="0"/>
            <w:lang w:val="en-GB"/>
          </w:rPr>
          <w:t xml:space="preserve"> boost, </w:t>
        </w:r>
      </w:ins>
      <w:ins w:author="Otto Tarkka" w:date="2025-08-11T07:17:37.727Z" w:id="1023724748">
        <w:r w:rsidRPr="3F1F5300" w:rsidR="569E47FB">
          <w:rPr>
            <w:noProof w:val="0"/>
            <w:lang w:val="en-GB"/>
          </w:rPr>
          <w:t>Fin</w:t>
        </w:r>
      </w:ins>
      <w:ins w:author="Otto Tarkka" w:date="2025-08-11T07:14:31.721Z" w:id="643360625">
        <w:r w:rsidRPr="3F1F5300" w:rsidR="1AFD3709">
          <w:rPr>
            <w:noProof w:val="0"/>
            <w:lang w:val="en-GB"/>
          </w:rPr>
          <w:t>BERT’s</w:t>
        </w:r>
        <w:r w:rsidRPr="3F1F5300" w:rsidR="1AFD3709">
          <w:rPr>
            <w:noProof w:val="0"/>
            <w:lang w:val="en-GB"/>
          </w:rPr>
          <w:t xml:space="preserve"> contextualized language representations capture nuanced semantic and syntactic patterns that SVMs with bag-of-words-style features cannot</w:t>
        </w:r>
      </w:ins>
      <w:ins w:author="Otto Tarkka" w:date="2025-08-11T07:17:30.872Z" w:id="320154404">
        <w:r w:rsidRPr="3F1F5300" w:rsidR="4F20A140">
          <w:rPr>
            <w:noProof w:val="0"/>
            <w:lang w:val="en-GB"/>
          </w:rPr>
          <w:t>,</w:t>
        </w:r>
      </w:ins>
      <w:ins w:author="Otto Tarkka" w:date="2025-08-11T07:14:31.721Z" w:id="2004306172">
        <w:r w:rsidRPr="3F1F5300" w:rsidR="1AFD3709">
          <w:rPr>
            <w:noProof w:val="0"/>
            <w:lang w:val="en-GB"/>
          </w:rPr>
          <w:t xml:space="preserve"> making </w:t>
        </w:r>
      </w:ins>
      <w:ins w:author="Otto Tarkka" w:date="2025-08-11T07:17:42.325Z" w:id="1151806607">
        <w:r w:rsidRPr="3F1F5300" w:rsidR="7A9A3E62">
          <w:rPr>
            <w:noProof w:val="0"/>
            <w:lang w:val="en-GB"/>
          </w:rPr>
          <w:t>Fin</w:t>
        </w:r>
      </w:ins>
      <w:ins w:author="Otto Tarkka" w:date="2025-08-11T07:14:31.721Z" w:id="1495364547">
        <w:r w:rsidRPr="3F1F5300" w:rsidR="1AFD3709">
          <w:rPr>
            <w:noProof w:val="0"/>
            <w:lang w:val="en-GB"/>
          </w:rPr>
          <w:t>BERT</w:t>
        </w:r>
        <w:r w:rsidRPr="3F1F5300" w:rsidR="1AFD3709">
          <w:rPr>
            <w:noProof w:val="0"/>
            <w:lang w:val="en-GB"/>
          </w:rPr>
          <w:t xml:space="preserve"> a clearly justified choice over the simpler baseline.</w:t>
        </w:r>
      </w:ins>
    </w:p>
    <w:p w:rsidRPr="00B606DD" w:rsidR="007A50DC" w:rsidP="00CC2651" w:rsidRDefault="00751FC0" w14:paraId="7BDA73B1" w14:textId="5D09767F">
      <w:pPr>
        <w:pStyle w:val="BodyText"/>
        <w:jc w:val="both"/>
      </w:pPr>
      <w:r w:rsidRPr="3F1F5300" w:rsidR="00751FC0">
        <w:rPr>
          <w:lang w:val="en-GB"/>
        </w:rPr>
        <w:t>To address the 512</w:t>
      </w:r>
      <w:ins w:author="Otto Tarkka" w:date="2025-08-20T05:51:21.006Z" w:id="155205354">
        <w:r w:rsidRPr="3F1F5300" w:rsidR="1962E15F">
          <w:rPr>
            <w:lang w:val="en-GB"/>
          </w:rPr>
          <w:t>-</w:t>
        </w:r>
      </w:ins>
      <w:del w:author="Otto Tarkka" w:date="2025-08-20T05:51:20.735Z" w:id="1086172972">
        <w:r w:rsidRPr="3F1F5300" w:rsidDel="00751FC0">
          <w:rPr>
            <w:lang w:val="en-GB"/>
          </w:rPr>
          <w:delText xml:space="preserve"> </w:delText>
        </w:r>
      </w:del>
      <w:r w:rsidRPr="3F1F5300" w:rsidR="00751FC0">
        <w:rPr>
          <w:lang w:val="en-GB"/>
        </w:rPr>
        <w:t xml:space="preserve">token limitation of the </w:t>
      </w:r>
      <w:r w:rsidRPr="3F1F5300" w:rsidR="00751FC0">
        <w:rPr>
          <w:lang w:val="en-GB"/>
        </w:rPr>
        <w:t>FinBERT</w:t>
      </w:r>
      <w:r w:rsidRPr="3F1F5300" w:rsidR="00751FC0">
        <w:rPr>
          <w:lang w:val="en-GB"/>
        </w:rPr>
        <w:t xml:space="preserve"> model, we tested the effect of keeping the last 512 tokens of speeches exceeding this length instead of the first. We found the </w:t>
      </w:r>
      <w:r w:rsidRPr="3F1F5300" w:rsidR="000077E7">
        <w:rPr>
          <w:lang w:val="en-GB"/>
        </w:rPr>
        <w:t>model’s</w:t>
      </w:r>
      <w:r w:rsidRPr="3F1F5300" w:rsidR="00751FC0">
        <w:rPr>
          <w:lang w:val="en-GB"/>
        </w:rPr>
        <w:t xml:space="preserve"> performance to be </w:t>
      </w:r>
      <w:r w:rsidRPr="3F1F5300" w:rsidR="00751FC0">
        <w:rPr>
          <w:lang w:val="en-GB"/>
        </w:rPr>
        <w:t>very similar</w:t>
      </w:r>
      <w:r w:rsidRPr="3F1F5300" w:rsidR="00751FC0">
        <w:rPr>
          <w:lang w:val="en-GB"/>
        </w:rPr>
        <w:t xml:space="preserve"> in both cases. We conclude that there is no clear difference in distinctiveness between the beginning and the end of speeches and we feel confident that truncating longer speeches to the first 512 tokens will not affect the results much. Additionally, only approximately 15% of the speeches exceed</w:t>
      </w:r>
      <w:ins w:author="Otto Tarkka" w:date="2025-08-20T05:51:32.945Z" w:id="1304378287">
        <w:r w:rsidRPr="3F1F5300" w:rsidR="065E0572">
          <w:rPr>
            <w:lang w:val="en-GB"/>
          </w:rPr>
          <w:t>ed</w:t>
        </w:r>
      </w:ins>
      <w:r w:rsidRPr="3F1F5300" w:rsidR="00751FC0">
        <w:rPr>
          <w:lang w:val="en-GB"/>
        </w:rPr>
        <w:t xml:space="preserve"> the token limit.</w:t>
      </w:r>
    </w:p>
    <w:p w:rsidRPr="00B606DD" w:rsidR="00D50F5E" w:rsidP="00D50F5E" w:rsidRDefault="00F143B4" w14:paraId="00564130" w14:textId="77777777">
      <w:pPr>
        <w:pStyle w:val="CaptionedFigure"/>
        <w:jc w:val="center"/>
      </w:pPr>
      <w:r w:rsidRPr="00B606DD">
        <w:drawing>
          <wp:inline distT="0" distB="0" distL="0" distR="0" wp14:anchorId="29B64990" wp14:editId="2BAD1481">
            <wp:extent cx="4004841" cy="2930922"/>
            <wp:effectExtent l="0" t="0" r="0" b="0"/>
            <wp:docPr id="859286595" name="Picture 1" descr="A graph with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286595" name="Picture 1" descr="A graph with blue dots&#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023110" cy="2944292"/>
                    </a:xfrm>
                    <a:prstGeom prst="rect">
                      <a:avLst/>
                    </a:prstGeom>
                  </pic:spPr>
                </pic:pic>
              </a:graphicData>
            </a:graphic>
          </wp:inline>
        </w:drawing>
      </w:r>
    </w:p>
    <w:p w:rsidRPr="00B606DD" w:rsidR="00F143B4" w:rsidP="00D50F5E" w:rsidRDefault="00D50F5E" w14:paraId="609E4572" w14:textId="2BADA814">
      <w:pPr>
        <w:pStyle w:val="Caption"/>
        <w:jc w:val="center"/>
      </w:pPr>
      <w:r w:rsidRPr="00B606DD">
        <w:t xml:space="preserve">Figure </w:t>
      </w:r>
      <w:r w:rsidRPr="00B606DD">
        <w:fldChar w:fldCharType="begin"/>
      </w:r>
      <w:r w:rsidRPr="00B606DD">
        <w:instrText xml:space="preserve"> SEQ Figure \* ARABIC </w:instrText>
      </w:r>
      <w:r w:rsidRPr="00B606DD">
        <w:fldChar w:fldCharType="separate"/>
      </w:r>
      <w:r w:rsidRPr="00B606DD" w:rsidR="001A77E4">
        <w:t>3</w:t>
      </w:r>
      <w:r w:rsidRPr="00B606DD">
        <w:fldChar w:fldCharType="end"/>
      </w:r>
      <w:r w:rsidRPr="00B606DD">
        <w:t xml:space="preserve"> Model accuracy per speaker.</w:t>
      </w:r>
    </w:p>
    <w:p w:rsidRPr="00B606DD" w:rsidR="00DB4821" w:rsidP="00C62571" w:rsidRDefault="00751FC0" w14:paraId="09936F40" w14:textId="120CB6A3">
      <w:pPr>
        <w:pStyle w:val="BodyText"/>
        <w:jc w:val="both"/>
      </w:pPr>
      <w:r w:rsidRPr="3F1F5300" w:rsidR="00751FC0">
        <w:rPr>
          <w:lang w:val="en-GB"/>
        </w:rPr>
        <w:t>Since some MPs are much more active speakers than others, we consider the fact that the model might learn the speech patterns and typical word choices of individual MPs. Therefore, we test</w:t>
      </w:r>
      <w:ins w:author="Otto Tarkka" w:date="2025-08-20T05:51:55.954Z" w:id="1017497832">
        <w:r w:rsidRPr="3F1F5300" w:rsidR="0D0A1FAB">
          <w:rPr>
            <w:lang w:val="en-GB"/>
          </w:rPr>
          <w:t>ed</w:t>
        </w:r>
      </w:ins>
      <w:r w:rsidRPr="3F1F5300" w:rsidR="00751FC0">
        <w:rPr>
          <w:lang w:val="en-GB"/>
        </w:rPr>
        <w:t xml:space="preserve"> whether the number of speeches an MP has in the dataset affects how well the model distinguishes that MP</w:t>
      </w:r>
      <w:r w:rsidRPr="3F1F5300" w:rsidR="000077E7">
        <w:rPr>
          <w:lang w:val="en-GB"/>
        </w:rPr>
        <w:t>’</w:t>
      </w:r>
      <w:r w:rsidRPr="3F1F5300" w:rsidR="00751FC0">
        <w:rPr>
          <w:lang w:val="en-GB"/>
        </w:rPr>
        <w:t xml:space="preserve">s speeches. We calculated the accuracy of the model on each speaker and found the accuracy to vary between 0% and 100%, the average being 57%. Figure </w:t>
      </w:r>
      <w:hyperlink w:anchor="fig:accuracy-per-speaker">
        <w:r w:rsidRPr="3F1F5300" w:rsidR="00751FC0">
          <w:rPr>
            <w:rStyle w:val="Hyperlink"/>
            <w:lang w:val="en-GB"/>
          </w:rPr>
          <w:t>3</w:t>
        </w:r>
      </w:hyperlink>
      <w:r w:rsidRPr="3F1F5300" w:rsidR="00751FC0">
        <w:rPr>
          <w:lang w:val="en-GB"/>
        </w:rPr>
        <w:t xml:space="preserve"> illustrates that there is a weak to moderate (Pearsons’ </w:t>
      </w:r>
      <w:r w:rsidRPr="3F1F5300" w:rsidR="00751FC0">
        <w:rPr>
          <w:i w:val="1"/>
          <w:iCs w:val="1"/>
          <w:lang w:val="en-GB"/>
        </w:rPr>
        <w:t>r</w:t>
      </w:r>
      <w:r w:rsidRPr="3F1F5300" w:rsidR="00751FC0">
        <w:rPr>
          <w:lang w:val="en-GB"/>
        </w:rPr>
        <w:t xml:space="preserve"> = 0.35) correlation between the number of speeches and accuracy. Still, many MPs with few speeches are correctly predicted with high accuracy, while others, such as Liisa </w:t>
      </w:r>
      <w:r w:rsidRPr="3F1F5300" w:rsidR="00751FC0">
        <w:rPr>
          <w:lang w:val="en-GB"/>
        </w:rPr>
        <w:t>Hyssälä</w:t>
      </w:r>
      <w:r w:rsidRPr="3F1F5300" w:rsidR="00751FC0">
        <w:rPr>
          <w:lang w:val="en-GB"/>
        </w:rPr>
        <w:t xml:space="preserve"> (the Centre, 1,128 speeches) and Peter Östman (Christian Democrats, 896 speeches) are predicted with </w:t>
      </w:r>
      <w:r w:rsidRPr="3F1F5300" w:rsidR="00751FC0">
        <w:rPr>
          <w:lang w:val="en-GB"/>
        </w:rPr>
        <w:t>relatively low</w:t>
      </w:r>
      <w:r w:rsidRPr="3F1F5300" w:rsidR="00751FC0">
        <w:rPr>
          <w:lang w:val="en-GB"/>
        </w:rPr>
        <w:t xml:space="preserve"> accuracy, at 35% and 21%, respectively. Thus, even though the model has clearly learned to </w:t>
      </w:r>
      <w:r w:rsidRPr="3F1F5300" w:rsidR="00751FC0">
        <w:rPr>
          <w:lang w:val="en-GB"/>
        </w:rPr>
        <w:t>identify</w:t>
      </w:r>
      <w:r w:rsidRPr="3F1F5300" w:rsidR="00751FC0">
        <w:rPr>
          <w:lang w:val="en-GB"/>
        </w:rPr>
        <w:t xml:space="preserve"> the speech patterns of some speakers, such as MPs Pulliainen and </w:t>
      </w:r>
      <w:r w:rsidRPr="3F1F5300" w:rsidR="00751FC0">
        <w:rPr>
          <w:lang w:val="en-GB"/>
        </w:rPr>
        <w:t>Tiusanen</w:t>
      </w:r>
      <w:r w:rsidRPr="3F1F5300" w:rsidR="00751FC0">
        <w:rPr>
          <w:lang w:val="en-GB"/>
        </w:rPr>
        <w:t xml:space="preserve"> (represented by the two dots in the top right</w:t>
      </w:r>
      <w:ins w:author="Otto Tarkka" w:date="2025-08-20T05:52:10.083Z" w:id="645540060">
        <w:r w:rsidRPr="3F1F5300" w:rsidR="06F6C357">
          <w:rPr>
            <w:lang w:val="en-GB"/>
          </w:rPr>
          <w:t>-hand</w:t>
        </w:r>
      </w:ins>
      <w:r w:rsidRPr="3F1F5300" w:rsidR="00751FC0">
        <w:rPr>
          <w:lang w:val="en-GB"/>
        </w:rPr>
        <w:t xml:space="preserve"> corner in Figure </w:t>
      </w:r>
      <w:hyperlink w:anchor="fig:accuracy-per-speaker">
        <w:r w:rsidRPr="3F1F5300" w:rsidR="00751FC0">
          <w:rPr>
            <w:rStyle w:val="Hyperlink"/>
            <w:lang w:val="en-GB"/>
          </w:rPr>
          <w:t>3</w:t>
        </w:r>
      </w:hyperlink>
      <w:r w:rsidRPr="3F1F5300" w:rsidR="00751FC0">
        <w:rPr>
          <w:lang w:val="en-GB"/>
        </w:rPr>
        <w:t xml:space="preserve">), this is not a universal phenomenon that would apply to all highly active speakers. </w:t>
      </w:r>
      <w:ins w:author="Otto Tarkka" w:date="2025-08-20T05:52:17.815Z" w:id="154791668">
        <w:r w:rsidRPr="3F1F5300" w:rsidR="1363E46C">
          <w:rPr>
            <w:lang w:val="en-GB"/>
          </w:rPr>
          <w:t>Nonetheless</w:t>
        </w:r>
      </w:ins>
      <w:del w:author="Otto Tarkka" w:date="2025-08-20T05:52:14.889Z" w:id="2095885659">
        <w:r w:rsidRPr="3F1F5300" w:rsidDel="00751FC0">
          <w:rPr>
            <w:lang w:val="en-GB"/>
          </w:rPr>
          <w:delText>Still</w:delText>
        </w:r>
      </w:del>
      <w:r w:rsidRPr="3F1F5300" w:rsidR="00751FC0">
        <w:rPr>
          <w:lang w:val="en-GB"/>
        </w:rPr>
        <w:t>, as we discuss below, the idiosyncrasies of individual MPs, especially in the case of MP Pull</w:t>
      </w:r>
      <w:r w:rsidRPr="3F1F5300" w:rsidR="002E09E6">
        <w:rPr>
          <w:lang w:val="en-GB"/>
        </w:rPr>
        <w:t>i</w:t>
      </w:r>
      <w:r w:rsidRPr="3F1F5300" w:rsidR="00751FC0">
        <w:rPr>
          <w:lang w:val="en-GB"/>
        </w:rPr>
        <w:t>ainen from the Green party, can have a profound impact on how the model learns to distinguish between parties.</w:t>
      </w:r>
    </w:p>
    <w:p w:rsidRPr="00B606DD" w:rsidR="006E0E30" w:rsidP="006E0E30" w:rsidRDefault="00203CC3" w14:paraId="743B7E3D" w14:textId="77777777">
      <w:pPr>
        <w:pStyle w:val="CaptionedFigure"/>
      </w:pPr>
      <w:r w:rsidRPr="00B606DD">
        <w:drawing>
          <wp:inline distT="0" distB="0" distL="0" distR="0" wp14:anchorId="4BD5D664" wp14:editId="2AEBFC40">
            <wp:extent cx="6332220" cy="2516505"/>
            <wp:effectExtent l="0" t="0" r="0" b="0"/>
            <wp:docPr id="508150764"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150764" name="Picture 1" descr="A screenshot of a graph&#10;&#10;Description automatically generated"/>
                    <pic:cNvPicPr/>
                  </pic:nvPicPr>
                  <pic:blipFill>
                    <a:blip r:embed="rId11"/>
                    <a:stretch>
                      <a:fillRect/>
                    </a:stretch>
                  </pic:blipFill>
                  <pic:spPr>
                    <a:xfrm>
                      <a:off x="0" y="0"/>
                      <a:ext cx="6332220" cy="2516505"/>
                    </a:xfrm>
                    <a:prstGeom prst="rect">
                      <a:avLst/>
                    </a:prstGeom>
                  </pic:spPr>
                </pic:pic>
              </a:graphicData>
            </a:graphic>
          </wp:inline>
        </w:drawing>
      </w:r>
    </w:p>
    <w:p w:rsidRPr="00B606DD" w:rsidR="005D7997" w:rsidP="005F00A8" w:rsidRDefault="005F00A8" w14:paraId="544DCD2A" w14:textId="770E2201">
      <w:pPr>
        <w:pStyle w:val="CaptionedFigure"/>
      </w:pPr>
      <w:r w:rsidRPr="00B606DD">
        <w:tab/>
      </w:r>
      <w:r w:rsidRPr="00B606DD">
        <w:rPr>
          <w:sz w:val="20"/>
          <w:szCs w:val="20"/>
        </w:rPr>
        <w:t>(a) Confusion matrix with absolute values</w:t>
      </w:r>
      <w:r w:rsidRPr="00B606DD">
        <w:rPr>
          <w:sz w:val="20"/>
          <w:szCs w:val="20"/>
        </w:rPr>
        <w:tab/>
      </w:r>
      <w:r w:rsidRPr="00B606DD">
        <w:rPr>
          <w:sz w:val="20"/>
          <w:szCs w:val="20"/>
        </w:rPr>
        <w:tab/>
      </w:r>
      <w:r w:rsidRPr="00B606DD">
        <w:rPr>
          <w:sz w:val="20"/>
          <w:szCs w:val="20"/>
        </w:rPr>
        <w:tab/>
      </w:r>
      <w:r w:rsidRPr="00B606DD">
        <w:rPr>
          <w:sz w:val="20"/>
          <w:szCs w:val="20"/>
        </w:rPr>
        <w:t>(b) Confusion matrix with relative values</w:t>
      </w:r>
    </w:p>
    <w:p w:rsidRPr="00B606DD" w:rsidR="006E0E30" w:rsidP="006E0E30" w:rsidRDefault="006E0E30" w14:paraId="0A8C7C25" w14:textId="6FAC0858">
      <w:pPr>
        <w:pStyle w:val="BodyText"/>
        <w:jc w:val="center"/>
        <w:rPr>
          <w:i/>
          <w:iCs/>
        </w:rPr>
      </w:pPr>
      <w:r w:rsidRPr="00B606DD">
        <w:rPr>
          <w:i/>
          <w:iCs/>
        </w:rPr>
        <w:t>Figure 4 Confusion matrices showing the model performance on the test set. Cells along the diagonal line from the top left to the bottom right represent correctly predicted speeches.</w:t>
      </w:r>
    </w:p>
    <w:p w:rsidRPr="00B606DD" w:rsidR="007A50DC" w:rsidP="00B31784" w:rsidRDefault="00751FC0" w14:paraId="4E58C07E" w14:textId="6B8B4FE4">
      <w:pPr>
        <w:pStyle w:val="BodyText"/>
        <w:jc w:val="both"/>
      </w:pPr>
      <w:r w:rsidR="332D585F">
        <w:rPr/>
        <w:t>The confusion matrices in Figu</w:t>
      </w:r>
      <w:r w:rsidR="3483BE85">
        <w:rPr/>
        <w:t>re 4</w:t>
      </w:r>
      <w:r w:rsidR="332D585F">
        <w:rPr/>
        <w:t xml:space="preserve"> depict model performance. In the first confusion matrix, we note that the model tends to confuse speeches from </w:t>
      </w:r>
      <w:r w:rsidR="1849F3FB">
        <w:rPr/>
        <w:t xml:space="preserve">the </w:t>
      </w:r>
      <w:r w:rsidR="332D585F">
        <w:rPr/>
        <w:t>three largest parties (SDP, KOK, KESK) with each other. This suggests that there is something in common between the speeches of these three parties. As the largest parties in parliament, they often assume a leading role in government and opposition, which could explain these similarities. The second confusion matrix shows that while National Coalition</w:t>
      </w:r>
      <w:ins w:author="Otto Tarkka" w:date="2025-08-08T09:12:09.654Z" w:id="1747188352">
        <w:r w:rsidR="23DD4374">
          <w:t xml:space="preserve"> (KOK)</w:t>
        </w:r>
      </w:ins>
      <w:r w:rsidR="332D585F">
        <w:rPr/>
        <w:t xml:space="preserve"> speeches are well recognised, it is also over-predicted, i.e., the model often predicts that speeches from other parties are National Coalition speeches. In public discourse, the party is often regarded as Finland’s ’economic party’ and our results show that this reputation is not completely unearned. The strong connection between the National Coalition and economic talk is evidenced by our finding that many speeches that are mistakenly predicted to belong to the National Coalition concern public finances, taxation or entrepreneurship.</w:t>
      </w:r>
    </w:p>
    <w:p w:rsidRPr="00B606DD" w:rsidR="007A50DC" w:rsidRDefault="00751FC0" w14:paraId="3DDD7D1D" w14:textId="79389ADD">
      <w:pPr>
        <w:pStyle w:val="BodyText"/>
      </w:pPr>
      <w:r w:rsidRPr="3F1F5300" w:rsidR="00751FC0">
        <w:rPr>
          <w:lang w:val="en-GB"/>
        </w:rPr>
        <w:t xml:space="preserve">Table </w:t>
      </w:r>
      <w:hyperlink w:anchor="F1-scores">
        <w:r w:rsidRPr="3F1F5300" w:rsidR="00751FC0">
          <w:rPr>
            <w:rStyle w:val="Hyperlink"/>
            <w:lang w:val="en-GB"/>
          </w:rPr>
          <w:t>1</w:t>
        </w:r>
      </w:hyperlink>
      <w:r w:rsidRPr="3F1F5300" w:rsidR="00751FC0">
        <w:rPr>
          <w:lang w:val="en-GB"/>
        </w:rPr>
        <w:t xml:space="preserve"> shows that the Swedish People’s Party (RKP) and the Finns (PS) have the highest class-wise F1 scores, 0.79 and 0.70, respectively. The Swedish People Party’s speeches are often partly or entirely in Swedish, which distinguishes them from other parties. Although </w:t>
      </w:r>
      <w:ins w:author="Otto Tarkka" w:date="2025-08-20T05:53:37.26Z" w:id="750593557">
        <w:r w:rsidRPr="3F1F5300" w:rsidR="48FC547D">
          <w:rPr>
            <w:lang w:val="en-GB"/>
          </w:rPr>
          <w:t xml:space="preserve">they are not the only party to use Swedish in </w:t>
        </w:r>
        <w:r w:rsidRPr="3F1F5300" w:rsidR="48FC547D">
          <w:rPr>
            <w:lang w:val="en-GB"/>
          </w:rPr>
          <w:t>parliament</w:t>
        </w:r>
      </w:ins>
      <w:del w:author="Otto Tarkka" w:date="2025-08-20T05:53:14.409Z" w:id="221752846">
        <w:r w:rsidRPr="3F1F5300" w:rsidDel="00751FC0">
          <w:rPr>
            <w:lang w:val="en-GB"/>
          </w:rPr>
          <w:delText>Swedish</w:delText>
        </w:r>
        <w:r w:rsidRPr="3F1F5300" w:rsidDel="00751FC0">
          <w:rPr>
            <w:lang w:val="en-GB"/>
          </w:rPr>
          <w:delText xml:space="preserve"> is not used exclusively by them</w:delText>
        </w:r>
      </w:del>
      <w:r w:rsidRPr="3F1F5300" w:rsidR="00751FC0">
        <w:rPr>
          <w:lang w:val="en-GB"/>
        </w:rPr>
        <w:t xml:space="preserve">, they are the party that uses the language the most, by far. The Finns, on the other hand, are known for their populist rhetoric and </w:t>
      </w:r>
      <w:r w:rsidRPr="3F1F5300" w:rsidR="00B31784">
        <w:rPr>
          <w:lang w:val="en-GB"/>
        </w:rPr>
        <w:t>colo</w:t>
      </w:r>
      <w:del w:author="Otto Tarkka" w:date="2025-08-20T10:42:15.603Z" w:id="398959067">
        <w:r w:rsidRPr="3F1F5300" w:rsidDel="00B31784">
          <w:rPr>
            <w:lang w:val="en-GB"/>
          </w:rPr>
          <w:delText>u</w:delText>
        </w:r>
      </w:del>
      <w:r w:rsidRPr="3F1F5300" w:rsidR="00B31784">
        <w:rPr>
          <w:lang w:val="en-GB"/>
        </w:rPr>
        <w:t>rful</w:t>
      </w:r>
      <w:r w:rsidRPr="3F1F5300" w:rsidR="00751FC0">
        <w:rPr>
          <w:lang w:val="en-GB"/>
        </w:rPr>
        <w:t xml:space="preserve"> language </w:t>
      </w:r>
      <w:r w:rsidRPr="3F1F5300" w:rsidR="00B31784">
        <w:rPr>
          <w:lang w:val="en-GB"/>
        </w:rPr>
        <w:t>(</w:t>
      </w:r>
      <w:r w:rsidRPr="3F1F5300" w:rsidR="00B31784">
        <w:rPr>
          <w:lang w:val="en-GB"/>
        </w:rPr>
        <w:t>Ylä</w:t>
      </w:r>
      <w:r w:rsidRPr="3F1F5300" w:rsidR="00B31784">
        <w:rPr>
          <w:lang w:val="en-GB"/>
        </w:rPr>
        <w:t xml:space="preserve">-Anttila and </w:t>
      </w:r>
      <w:r w:rsidRPr="3F1F5300" w:rsidR="00B31784">
        <w:rPr>
          <w:lang w:val="en-GB"/>
        </w:rPr>
        <w:t>Ylä</w:t>
      </w:r>
      <w:r w:rsidRPr="3F1F5300" w:rsidR="00B31784">
        <w:rPr>
          <w:lang w:val="en-GB"/>
        </w:rPr>
        <w:t>-Anttila, 2015)</w:t>
      </w:r>
      <w:r w:rsidRPr="3F1F5300" w:rsidR="00751FC0">
        <w:rPr>
          <w:lang w:val="en-GB"/>
        </w:rPr>
        <w:t xml:space="preserve">. This sets them apart from other parties and could explain their higher F1 score. This is also </w:t>
      </w:r>
      <w:r w:rsidRPr="3F1F5300" w:rsidR="00751FC0">
        <w:rPr>
          <w:lang w:val="en-GB"/>
        </w:rPr>
        <w:t>evidenced</w:t>
      </w:r>
      <w:r w:rsidRPr="3F1F5300" w:rsidR="00751FC0">
        <w:rPr>
          <w:lang w:val="en-GB"/>
        </w:rPr>
        <w:t xml:space="preserve"> by the SHAP explanations, discussed below.</w:t>
      </w:r>
    </w:p>
    <w:p w:rsidRPr="00B606DD" w:rsidR="00241092" w:rsidP="00241092" w:rsidRDefault="00241092" w14:paraId="76570D33" w14:textId="179A67C9">
      <w:pPr>
        <w:pStyle w:val="Caption"/>
        <w:keepNext/>
        <w:jc w:val="center"/>
      </w:pPr>
      <w:r w:rsidRPr="00B606DD">
        <w:t xml:space="preserve">Table </w:t>
      </w:r>
      <w:r w:rsidRPr="00B606DD">
        <w:fldChar w:fldCharType="begin"/>
      </w:r>
      <w:r w:rsidRPr="00B606DD">
        <w:instrText xml:space="preserve"> SEQ Table \* ARABIC </w:instrText>
      </w:r>
      <w:r w:rsidRPr="00B606DD">
        <w:fldChar w:fldCharType="separate"/>
      </w:r>
      <w:r w:rsidRPr="00B606DD" w:rsidR="00413CB2">
        <w:t>1</w:t>
      </w:r>
      <w:r w:rsidRPr="00B606DD">
        <w:fldChar w:fldCharType="end"/>
      </w:r>
      <w:r w:rsidRPr="00B606DD">
        <w:t xml:space="preserve"> Party-wise F1 scores, average of 5 training runs</w:t>
      </w:r>
    </w:p>
    <w:tbl>
      <w:tblPr>
        <w:tblStyle w:val="Table"/>
        <w:tblW w:w="6167" w:type="dxa"/>
        <w:jc w:val="center"/>
        <w:tblBorders>
          <w:insideH w:val="single" w:color="000000" w:themeColor="text1" w:sz="12"/>
          <w:insideV w:val="single" w:color="000000" w:themeColor="text1" w:sz="12"/>
        </w:tblBorders>
        <w:tblLook w:val="0020" w:firstRow="1" w:lastRow="0" w:firstColumn="0" w:lastColumn="0" w:noHBand="0" w:noVBand="0"/>
      </w:tblPr>
      <w:tblGrid>
        <w:gridCol w:w="555"/>
        <w:gridCol w:w="750"/>
        <w:gridCol w:w="765"/>
        <w:gridCol w:w="885"/>
        <w:gridCol w:w="840"/>
        <w:gridCol w:w="750"/>
        <w:gridCol w:w="765"/>
        <w:gridCol w:w="750"/>
        <w:gridCol w:w="795"/>
      </w:tblGrid>
      <w:tr w:rsidRPr="00B606DD" w:rsidR="007A50DC" w:rsidTr="3F1F5300" w14:paraId="63C6C82F" w14:textId="77777777">
        <w:trPr>
          <w:cnfStyle w:val="100000000000" w:firstRow="1" w:lastRow="0" w:firstColumn="0" w:lastColumn="0" w:oddVBand="0" w:evenVBand="0" w:oddHBand="0" w:evenHBand="0" w:firstRowFirstColumn="0" w:firstRowLastColumn="0" w:lastRowFirstColumn="0" w:lastRowLastColumn="0"/>
          <w:tblHeader/>
          <w:trHeight w:val="765"/>
        </w:trPr>
        <w:tc>
          <w:tcPr>
            <w:cnfStyle w:val="000010000000" w:firstRow="0" w:lastRow="0" w:firstColumn="0" w:lastColumn="0" w:oddVBand="1" w:evenVBand="0" w:oddHBand="0" w:evenHBand="0" w:firstRowFirstColumn="0" w:firstRowLastColumn="0" w:lastRowFirstColumn="0" w:lastRowLastColumn="0"/>
            <w:tcW w:w="555" w:type="dxa"/>
            <w:tcMar/>
            <w:vAlign w:val="center"/>
          </w:tcPr>
          <w:p w:rsidRPr="00B606DD" w:rsidR="007A50DC" w:rsidP="3F1F5300" w:rsidRDefault="007A50DC" w14:paraId="55A0C9F5" w14:textId="77777777">
            <w:pPr>
              <w:pStyle w:val="Compact"/>
              <w:jc w:val="center"/>
            </w:pPr>
          </w:p>
        </w:tc>
        <w:tc>
          <w:tcPr>
            <w:cnfStyle w:val="000001000000" w:firstRow="0" w:lastRow="0" w:firstColumn="0" w:lastColumn="0" w:oddVBand="0" w:evenVBand="1" w:oddHBand="0" w:evenHBand="0" w:firstRowFirstColumn="0" w:firstRowLastColumn="0" w:lastRowFirstColumn="0" w:lastRowLastColumn="0"/>
            <w:tcW w:w="750" w:type="dxa"/>
            <w:tcMar/>
            <w:vAlign w:val="center"/>
          </w:tcPr>
          <w:p w:rsidRPr="00B606DD" w:rsidR="007A50DC" w:rsidRDefault="00751FC0" w14:paraId="147091CD" w14:textId="77777777">
            <w:pPr>
              <w:pStyle w:val="Compact"/>
              <w:jc w:val="center"/>
            </w:pPr>
            <w:r w:rsidRPr="00B606DD">
              <w:t>SDP</w:t>
            </w:r>
          </w:p>
        </w:tc>
        <w:tc>
          <w:tcPr>
            <w:cnfStyle w:val="000010000000" w:firstRow="0" w:lastRow="0" w:firstColumn="0" w:lastColumn="0" w:oddVBand="1" w:evenVBand="0" w:oddHBand="0" w:evenHBand="0" w:firstRowFirstColumn="0" w:firstRowLastColumn="0" w:lastRowFirstColumn="0" w:lastRowLastColumn="0"/>
            <w:tcW w:w="765" w:type="dxa"/>
            <w:tcMar/>
            <w:vAlign w:val="center"/>
          </w:tcPr>
          <w:p w:rsidRPr="00B606DD" w:rsidR="007A50DC" w:rsidRDefault="00751FC0" w14:paraId="3D961820" w14:textId="77777777">
            <w:pPr>
              <w:pStyle w:val="Compact"/>
              <w:jc w:val="center"/>
            </w:pPr>
            <w:r w:rsidRPr="00B606DD">
              <w:t>KOK</w:t>
            </w:r>
          </w:p>
        </w:tc>
        <w:tc>
          <w:tcPr>
            <w:cnfStyle w:val="000001000000" w:firstRow="0" w:lastRow="0" w:firstColumn="0" w:lastColumn="0" w:oddVBand="0" w:evenVBand="1" w:oddHBand="0" w:evenHBand="0" w:firstRowFirstColumn="0" w:firstRowLastColumn="0" w:lastRowFirstColumn="0" w:lastRowLastColumn="0"/>
            <w:tcW w:w="885" w:type="dxa"/>
            <w:tcMar/>
            <w:vAlign w:val="center"/>
          </w:tcPr>
          <w:p w:rsidRPr="00B606DD" w:rsidR="007A50DC" w:rsidRDefault="00751FC0" w14:paraId="4228555F" w14:textId="77777777">
            <w:pPr>
              <w:pStyle w:val="Compact"/>
              <w:jc w:val="center"/>
            </w:pPr>
            <w:r w:rsidRPr="00B606DD">
              <w:t>KESK</w:t>
            </w:r>
          </w:p>
        </w:tc>
        <w:tc>
          <w:tcPr>
            <w:cnfStyle w:val="000010000000" w:firstRow="0" w:lastRow="0" w:firstColumn="0" w:lastColumn="0" w:oddVBand="1" w:evenVBand="0" w:oddHBand="0" w:evenHBand="0" w:firstRowFirstColumn="0" w:firstRowLastColumn="0" w:lastRowFirstColumn="0" w:lastRowLastColumn="0"/>
            <w:tcW w:w="840" w:type="dxa"/>
            <w:tcMar/>
            <w:vAlign w:val="center"/>
          </w:tcPr>
          <w:p w:rsidRPr="00B606DD" w:rsidR="007A50DC" w:rsidRDefault="00751FC0" w14:paraId="205FFDDF" w14:textId="77777777">
            <w:pPr>
              <w:pStyle w:val="Compact"/>
              <w:jc w:val="center"/>
            </w:pPr>
            <w:r w:rsidRPr="00B606DD">
              <w:t>VIHR</w:t>
            </w:r>
          </w:p>
        </w:tc>
        <w:tc>
          <w:tcPr>
            <w:cnfStyle w:val="000001000000" w:firstRow="0" w:lastRow="0" w:firstColumn="0" w:lastColumn="0" w:oddVBand="0" w:evenVBand="1" w:oddHBand="0" w:evenHBand="0" w:firstRowFirstColumn="0" w:firstRowLastColumn="0" w:lastRowFirstColumn="0" w:lastRowLastColumn="0"/>
            <w:tcW w:w="750" w:type="dxa"/>
            <w:tcMar/>
            <w:vAlign w:val="center"/>
          </w:tcPr>
          <w:p w:rsidRPr="00B606DD" w:rsidR="007A50DC" w:rsidRDefault="00751FC0" w14:paraId="1D9B1E1E" w14:textId="77777777">
            <w:pPr>
              <w:pStyle w:val="Compact"/>
              <w:jc w:val="center"/>
            </w:pPr>
            <w:r w:rsidRPr="00B606DD">
              <w:t>VAS</w:t>
            </w:r>
          </w:p>
        </w:tc>
        <w:tc>
          <w:tcPr>
            <w:cnfStyle w:val="000010000000" w:firstRow="0" w:lastRow="0" w:firstColumn="0" w:lastColumn="0" w:oddVBand="1" w:evenVBand="0" w:oddHBand="0" w:evenHBand="0" w:firstRowFirstColumn="0" w:firstRowLastColumn="0" w:lastRowFirstColumn="0" w:lastRowLastColumn="0"/>
            <w:tcW w:w="765" w:type="dxa"/>
            <w:tcMar/>
            <w:vAlign w:val="center"/>
          </w:tcPr>
          <w:p w:rsidRPr="00B606DD" w:rsidR="007A50DC" w:rsidRDefault="00751FC0" w14:paraId="62DF3106" w14:textId="77777777">
            <w:pPr>
              <w:pStyle w:val="Compact"/>
              <w:jc w:val="center"/>
            </w:pPr>
            <w:r w:rsidRPr="00B606DD">
              <w:t>PS</w:t>
            </w:r>
          </w:p>
        </w:tc>
        <w:tc>
          <w:tcPr>
            <w:cnfStyle w:val="000001000000" w:firstRow="0" w:lastRow="0" w:firstColumn="0" w:lastColumn="0" w:oddVBand="0" w:evenVBand="1" w:oddHBand="0" w:evenHBand="0" w:firstRowFirstColumn="0" w:firstRowLastColumn="0" w:lastRowFirstColumn="0" w:lastRowLastColumn="0"/>
            <w:tcW w:w="750" w:type="dxa"/>
            <w:tcMar/>
            <w:vAlign w:val="center"/>
          </w:tcPr>
          <w:p w:rsidRPr="00B606DD" w:rsidR="007A50DC" w:rsidRDefault="00751FC0" w14:paraId="2768A200" w14:textId="77777777">
            <w:pPr>
              <w:pStyle w:val="Compact"/>
              <w:jc w:val="center"/>
            </w:pPr>
            <w:r w:rsidRPr="00B606DD">
              <w:t>RKP</w:t>
            </w:r>
          </w:p>
        </w:tc>
        <w:tc>
          <w:tcPr>
            <w:cnfStyle w:val="000010000000" w:firstRow="0" w:lastRow="0" w:firstColumn="0" w:lastColumn="0" w:oddVBand="1" w:evenVBand="0" w:oddHBand="0" w:evenHBand="0" w:firstRowFirstColumn="0" w:firstRowLastColumn="0" w:lastRowFirstColumn="0" w:lastRowLastColumn="0"/>
            <w:tcW w:w="795" w:type="dxa"/>
            <w:tcMar/>
            <w:vAlign w:val="center"/>
          </w:tcPr>
          <w:p w:rsidRPr="00B606DD" w:rsidR="007A50DC" w:rsidRDefault="00751FC0" w14:paraId="741BA646" w14:textId="77777777">
            <w:pPr>
              <w:pStyle w:val="Compact"/>
              <w:jc w:val="center"/>
            </w:pPr>
            <w:r w:rsidRPr="00B606DD">
              <w:t>KD</w:t>
            </w:r>
          </w:p>
        </w:tc>
      </w:tr>
      <w:tr w:rsidRPr="00B606DD" w:rsidR="007A50DC" w:rsidTr="3F1F5300" w14:paraId="398FCE5E" w14:textId="77777777">
        <w:trPr>
          <w:trHeight w:val="300"/>
        </w:trPr>
        <w:tc>
          <w:tcPr>
            <w:cnfStyle w:val="000010000000" w:firstRow="0" w:lastRow="0" w:firstColumn="0" w:lastColumn="0" w:oddVBand="1" w:evenVBand="0" w:oddHBand="0" w:evenHBand="0" w:firstRowFirstColumn="0" w:firstRowLastColumn="0" w:lastRowFirstColumn="0" w:lastRowLastColumn="0"/>
            <w:tcW w:w="555" w:type="dxa"/>
            <w:tcMar/>
            <w:vAlign w:val="center"/>
          </w:tcPr>
          <w:p w:rsidRPr="00B606DD" w:rsidR="007A50DC" w:rsidRDefault="00751FC0" w14:paraId="5BFA9D8C" w14:textId="77777777">
            <w:pPr>
              <w:pStyle w:val="Compact"/>
              <w:jc w:val="center"/>
            </w:pPr>
            <w:r w:rsidR="00751FC0">
              <w:rPr/>
              <w:t>F1</w:t>
            </w:r>
          </w:p>
        </w:tc>
        <w:tc>
          <w:tcPr>
            <w:cnfStyle w:val="000001000000" w:firstRow="0" w:lastRow="0" w:firstColumn="0" w:lastColumn="0" w:oddVBand="0" w:evenVBand="1" w:oddHBand="0" w:evenHBand="0" w:firstRowFirstColumn="0" w:firstRowLastColumn="0" w:lastRowFirstColumn="0" w:lastRowLastColumn="0"/>
            <w:tcW w:w="750" w:type="dxa"/>
            <w:tcMar/>
            <w:vAlign w:val="center"/>
          </w:tcPr>
          <w:p w:rsidRPr="00B606DD" w:rsidR="007A50DC" w:rsidRDefault="00751FC0" w14:paraId="387AE1F8" w14:textId="77777777">
            <w:pPr>
              <w:pStyle w:val="Compact"/>
              <w:jc w:val="center"/>
            </w:pPr>
            <w:r w:rsidR="00751FC0">
              <w:rPr/>
              <w:t>0.63</w:t>
            </w:r>
          </w:p>
        </w:tc>
        <w:tc>
          <w:tcPr>
            <w:cnfStyle w:val="000010000000" w:firstRow="0" w:lastRow="0" w:firstColumn="0" w:lastColumn="0" w:oddVBand="1" w:evenVBand="0" w:oddHBand="0" w:evenHBand="0" w:firstRowFirstColumn="0" w:firstRowLastColumn="0" w:lastRowFirstColumn="0" w:lastRowLastColumn="0"/>
            <w:tcW w:w="765" w:type="dxa"/>
            <w:tcMar/>
            <w:vAlign w:val="center"/>
          </w:tcPr>
          <w:p w:rsidRPr="00B606DD" w:rsidR="007A50DC" w:rsidRDefault="00751FC0" w14:paraId="5D3BC653" w14:textId="77777777">
            <w:pPr>
              <w:pStyle w:val="Compact"/>
              <w:jc w:val="center"/>
            </w:pPr>
            <w:r w:rsidR="00751FC0">
              <w:rPr/>
              <w:t>0.61</w:t>
            </w:r>
          </w:p>
        </w:tc>
        <w:tc>
          <w:tcPr>
            <w:cnfStyle w:val="000001000000" w:firstRow="0" w:lastRow="0" w:firstColumn="0" w:lastColumn="0" w:oddVBand="0" w:evenVBand="1" w:oddHBand="0" w:evenHBand="0" w:firstRowFirstColumn="0" w:firstRowLastColumn="0" w:lastRowFirstColumn="0" w:lastRowLastColumn="0"/>
            <w:tcW w:w="885" w:type="dxa"/>
            <w:tcMar/>
            <w:vAlign w:val="center"/>
          </w:tcPr>
          <w:p w:rsidRPr="00B606DD" w:rsidR="007A50DC" w:rsidRDefault="00751FC0" w14:paraId="5934592F" w14:textId="77777777">
            <w:pPr>
              <w:pStyle w:val="Compact"/>
              <w:jc w:val="center"/>
            </w:pPr>
            <w:r w:rsidRPr="00B606DD">
              <w:t>0.65</w:t>
            </w:r>
          </w:p>
        </w:tc>
        <w:tc>
          <w:tcPr>
            <w:cnfStyle w:val="000010000000" w:firstRow="0" w:lastRow="0" w:firstColumn="0" w:lastColumn="0" w:oddVBand="1" w:evenVBand="0" w:oddHBand="0" w:evenHBand="0" w:firstRowFirstColumn="0" w:firstRowLastColumn="0" w:lastRowFirstColumn="0" w:lastRowLastColumn="0"/>
            <w:tcW w:w="840" w:type="dxa"/>
            <w:tcMar/>
            <w:vAlign w:val="center"/>
          </w:tcPr>
          <w:p w:rsidRPr="00B606DD" w:rsidR="007A50DC" w:rsidRDefault="00751FC0" w14:paraId="484E43A7" w14:textId="77777777">
            <w:pPr>
              <w:pStyle w:val="Compact"/>
              <w:jc w:val="center"/>
            </w:pPr>
            <w:r w:rsidRPr="00B606DD">
              <w:t>0.64</w:t>
            </w:r>
          </w:p>
        </w:tc>
        <w:tc>
          <w:tcPr>
            <w:cnfStyle w:val="000001000000" w:firstRow="0" w:lastRow="0" w:firstColumn="0" w:lastColumn="0" w:oddVBand="0" w:evenVBand="1" w:oddHBand="0" w:evenHBand="0" w:firstRowFirstColumn="0" w:firstRowLastColumn="0" w:lastRowFirstColumn="0" w:lastRowLastColumn="0"/>
            <w:tcW w:w="750" w:type="dxa"/>
            <w:tcMar/>
            <w:vAlign w:val="center"/>
          </w:tcPr>
          <w:p w:rsidRPr="00B606DD" w:rsidR="007A50DC" w:rsidRDefault="00751FC0" w14:paraId="7D8646DD" w14:textId="77777777">
            <w:pPr>
              <w:pStyle w:val="Compact"/>
              <w:jc w:val="center"/>
            </w:pPr>
            <w:r w:rsidRPr="00B606DD">
              <w:t>0.63</w:t>
            </w:r>
          </w:p>
        </w:tc>
        <w:tc>
          <w:tcPr>
            <w:cnfStyle w:val="000010000000" w:firstRow="0" w:lastRow="0" w:firstColumn="0" w:lastColumn="0" w:oddVBand="1" w:evenVBand="0" w:oddHBand="0" w:evenHBand="0" w:firstRowFirstColumn="0" w:firstRowLastColumn="0" w:lastRowFirstColumn="0" w:lastRowLastColumn="0"/>
            <w:tcW w:w="765" w:type="dxa"/>
            <w:tcMar/>
            <w:vAlign w:val="center"/>
          </w:tcPr>
          <w:p w:rsidRPr="00B606DD" w:rsidR="007A50DC" w:rsidRDefault="00751FC0" w14:paraId="23598D64" w14:textId="77777777">
            <w:pPr>
              <w:pStyle w:val="Compact"/>
              <w:jc w:val="center"/>
            </w:pPr>
            <w:r w:rsidRPr="00B606DD">
              <w:t>0.70</w:t>
            </w:r>
          </w:p>
        </w:tc>
        <w:tc>
          <w:tcPr>
            <w:cnfStyle w:val="000001000000" w:firstRow="0" w:lastRow="0" w:firstColumn="0" w:lastColumn="0" w:oddVBand="0" w:evenVBand="1" w:oddHBand="0" w:evenHBand="0" w:firstRowFirstColumn="0" w:firstRowLastColumn="0" w:lastRowFirstColumn="0" w:lastRowLastColumn="0"/>
            <w:tcW w:w="750" w:type="dxa"/>
            <w:tcMar/>
            <w:vAlign w:val="center"/>
          </w:tcPr>
          <w:p w:rsidRPr="00B606DD" w:rsidR="007A50DC" w:rsidRDefault="00751FC0" w14:paraId="3D91E79B" w14:textId="77777777">
            <w:pPr>
              <w:pStyle w:val="Compact"/>
              <w:jc w:val="center"/>
            </w:pPr>
            <w:r w:rsidRPr="00B606DD">
              <w:t>0.79</w:t>
            </w:r>
          </w:p>
        </w:tc>
        <w:tc>
          <w:tcPr>
            <w:cnfStyle w:val="000010000000" w:firstRow="0" w:lastRow="0" w:firstColumn="0" w:lastColumn="0" w:oddVBand="1" w:evenVBand="0" w:oddHBand="0" w:evenHBand="0" w:firstRowFirstColumn="0" w:firstRowLastColumn="0" w:lastRowFirstColumn="0" w:lastRowLastColumn="0"/>
            <w:tcW w:w="795" w:type="dxa"/>
            <w:tcMar/>
            <w:vAlign w:val="center"/>
          </w:tcPr>
          <w:p w:rsidRPr="00B606DD" w:rsidR="007A50DC" w:rsidRDefault="00751FC0" w14:paraId="216EFA94" w14:textId="77777777">
            <w:pPr>
              <w:pStyle w:val="Compact"/>
              <w:jc w:val="center"/>
            </w:pPr>
            <w:r w:rsidRPr="00B606DD">
              <w:t>0.62</w:t>
            </w:r>
          </w:p>
        </w:tc>
      </w:tr>
    </w:tbl>
    <w:p w:rsidRPr="00B606DD" w:rsidR="007A50DC" w:rsidP="00FA6BBA" w:rsidRDefault="00751FC0" w14:paraId="7FD0CAF8" w14:textId="17596FEF">
      <w:pPr>
        <w:pStyle w:val="BodyText"/>
        <w:jc w:val="both"/>
      </w:pPr>
      <w:bookmarkStart w:name="F1-scores" w:id="13"/>
      <w:bookmarkEnd w:id="13"/>
      <w:r w:rsidR="00751FC0">
        <w:rPr/>
        <w:t xml:space="preserve">The National Coalition is the label most often given to misclassified speeches, followed by the Social Democrats and the Centre, i.e., the three largest parties. These results are </w:t>
      </w:r>
      <w:r w:rsidR="00751FC0">
        <w:rPr/>
        <w:t>similar to</w:t>
      </w:r>
      <w:r w:rsidR="00751FC0">
        <w:rPr/>
        <w:t xml:space="preserve"> those </w:t>
      </w:r>
      <w:r w:rsidR="00751FC0">
        <w:rPr/>
        <w:t xml:space="preserve">of Søyland and Lapponi </w:t>
      </w:r>
      <w:r w:rsidR="00FA6BBA">
        <w:rPr/>
        <w:t>(2017)</w:t>
      </w:r>
      <w:r w:rsidR="00751FC0">
        <w:rPr/>
        <w:t xml:space="preserve">, who </w:t>
      </w:r>
      <w:r w:rsidR="00751FC0">
        <w:rPr/>
        <w:t>observed</w:t>
      </w:r>
      <w:r w:rsidR="00751FC0">
        <w:rPr/>
        <w:t xml:space="preserve"> that larger parties received more misclassification than smaller ones. It would be reasonable to assume that parties that are close to each other ideologically, such as the Social Democrats and the Left Alliance, also </w:t>
      </w:r>
      <w:del w:author="Otto Tarkka" w:date="2025-08-20T05:54:11.471Z" w:id="1481781297">
        <w:r w:rsidDel="00751FC0">
          <w:delText>spoke</w:delText>
        </w:r>
      </w:del>
      <w:ins w:author="Otto Tarkka" w:date="2025-08-20T05:54:12.203Z" w:id="1239068665">
        <w:r w:rsidR="3C46F517">
          <w:t>speak</w:t>
        </w:r>
      </w:ins>
      <w:r w:rsidR="00751FC0">
        <w:rPr/>
        <w:t xml:space="preserve"> similarly in parliament, and thus, would be harder to distinguish from each other. </w:t>
      </w:r>
      <w:del w:author="Otto Tarkka" w:date="2025-08-20T05:54:30.456Z" w:id="827505604">
        <w:r w:rsidDel="00751FC0">
          <w:delText>Yet</w:delText>
        </w:r>
      </w:del>
      <w:ins w:author="Otto Tarkka" w:date="2025-08-20T05:54:32.35Z" w:id="1238338533">
        <w:r w:rsidR="2DCC4F9C">
          <w:t>However</w:t>
        </w:r>
      </w:ins>
      <w:r w:rsidR="00751FC0">
        <w:rPr/>
        <w:t xml:space="preserve">, the misclassifications only give a weak signal that this is the case. Misclassified Left Alliance speeches are </w:t>
      </w:r>
      <w:r w:rsidR="00751FC0">
        <w:rPr/>
        <w:t>label</w:t>
      </w:r>
      <w:del w:author="Otto Tarkka" w:date="2025-08-20T13:10:04.789Z" w:id="1855570564">
        <w:r w:rsidDel="00751FC0">
          <w:delText>l</w:delText>
        </w:r>
      </w:del>
      <w:r w:rsidR="00751FC0">
        <w:rPr/>
        <w:t xml:space="preserve">ed as Social Democrat speeches 30% of the time and National Coalition speeches 27% of the time. Social Democrat speeches were most often misclassified as National Coalition speeches (39%) and vice versa (30%). In fact, all </w:t>
      </w:r>
      <w:ins w:author="Otto Tarkka" w:date="2025-08-20T05:54:48.806Z" w:id="189548021">
        <w:r w:rsidR="5D7D356E">
          <w:t>the</w:t>
        </w:r>
      </w:ins>
      <w:del w:author="Otto Tarkka" w:date="2025-08-20T05:54:50.354Z" w:id="700469821">
        <w:r w:rsidDel="00751FC0">
          <w:delText>party’s</w:delText>
        </w:r>
      </w:del>
      <w:r w:rsidR="00751FC0">
        <w:rPr/>
        <w:t xml:space="preserve"> speeches</w:t>
      </w:r>
      <w:ins w:author="Otto Tarkka" w:date="2025-08-20T05:55:02.469Z" w:id="392595267">
        <w:r w:rsidR="7D19E09C">
          <w:t xml:space="preserve"> of the parties</w:t>
        </w:r>
      </w:ins>
      <w:r w:rsidR="00751FC0">
        <w:rPr/>
        <w:t xml:space="preserve">, except for the Left Alliance, are most often misclassified as National Coalition. </w:t>
      </w:r>
      <w:ins w:author="Otto Tarkka" w:date="2025-08-20T05:55:18.208Z" w:id="684416654">
        <w:r w:rsidR="739C3F73">
          <w:t xml:space="preserve">Overall, </w:t>
        </w:r>
        <w:r w:rsidR="739C3F73">
          <w:t>t</w:t>
        </w:r>
      </w:ins>
      <w:del w:author="Otto Tarkka" w:date="2025-08-20T05:55:18.029Z" w:id="1932662429">
        <w:r w:rsidDel="00751FC0">
          <w:delText>T</w:delText>
        </w:r>
      </w:del>
      <w:r w:rsidR="00751FC0">
        <w:rPr/>
        <w:t>he</w:t>
      </w:r>
      <w:r w:rsidR="00751FC0">
        <w:rPr/>
        <w:t xml:space="preserve"> Centre Party is</w:t>
      </w:r>
      <w:del w:author="Otto Tarkka" w:date="2025-08-20T05:55:36.656Z" w:id="432851855">
        <w:r w:rsidDel="00751FC0">
          <w:delText xml:space="preserve"> overall</w:delText>
        </w:r>
      </w:del>
      <w:ins w:author="Otto Tarkka" w:date="2025-08-20T05:55:44.247Z" w:id="1037377801">
        <w:r w:rsidR="6D5FBC89">
          <w:t xml:space="preserve"> the one </w:t>
        </w:r>
      </w:ins>
      <w:del w:author="Otto Tarkka" w:date="2025-08-20T05:55:43.721Z" w:id="373097327">
        <w:r w:rsidDel="00751FC0">
          <w:delText xml:space="preserve"> </w:delText>
        </w:r>
      </w:del>
      <w:r w:rsidR="00751FC0">
        <w:rPr/>
        <w:t xml:space="preserve">most often misclassified. As they occupy the political </w:t>
      </w:r>
      <w:r w:rsidR="002E09E6">
        <w:rPr/>
        <w:t>centre</w:t>
      </w:r>
      <w:r w:rsidR="00751FC0">
        <w:rPr/>
        <w:t>, they can at times take stances that are more aligned with the political left and at other times align more with the political right, which could explain why their speeches are most often misclassified.</w:t>
      </w:r>
    </w:p>
    <w:p w:rsidRPr="00B606DD" w:rsidR="007A50DC" w:rsidRDefault="00751FC0" w14:paraId="08079537" w14:textId="77777777">
      <w:pPr>
        <w:pStyle w:val="Heading2"/>
      </w:pPr>
      <w:bookmarkStart w:name="shap-explanations" w:id="14"/>
      <w:bookmarkEnd w:id="12"/>
      <w:r w:rsidRPr="00B606DD">
        <w:t>SHAP explanations</w:t>
      </w:r>
    </w:p>
    <w:p w:rsidRPr="00B606DD" w:rsidR="00E0791D" w:rsidRDefault="00E0791D" w14:paraId="1329E3F0" w14:textId="77777777">
      <w:pPr>
        <w:pStyle w:val="ImageCaption"/>
      </w:pPr>
    </w:p>
    <w:p w:rsidRPr="00B606DD" w:rsidR="00E0791D" w:rsidP="00E0791D" w:rsidRDefault="00E0791D" w14:paraId="1AB869C8" w14:textId="77777777">
      <w:pPr>
        <w:pStyle w:val="ImageCaption"/>
        <w:keepNext/>
        <w:jc w:val="center"/>
      </w:pPr>
      <w:r w:rsidRPr="00B606DD">
        <w:drawing>
          <wp:inline distT="0" distB="0" distL="0" distR="0" wp14:anchorId="76DB9D86" wp14:editId="1D9E48F1">
            <wp:extent cx="5191125" cy="3552825"/>
            <wp:effectExtent l="0" t="0" r="0" b="0"/>
            <wp:docPr id="1725667512" name="Picture 4" descr="A text on a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667512" name="Picture 4" descr="A text on a page&#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191125" cy="3552825"/>
                    </a:xfrm>
                    <a:prstGeom prst="rect">
                      <a:avLst/>
                    </a:prstGeom>
                  </pic:spPr>
                </pic:pic>
              </a:graphicData>
            </a:graphic>
          </wp:inline>
        </w:drawing>
      </w:r>
    </w:p>
    <w:p w:rsidRPr="00B606DD" w:rsidR="00E0791D" w:rsidP="00E0791D" w:rsidRDefault="00E0791D" w14:paraId="20448E13" w14:textId="66A64878">
      <w:pPr>
        <w:pStyle w:val="Caption"/>
        <w:jc w:val="center"/>
      </w:pPr>
      <w:r w:rsidRPr="00B606DD">
        <w:t>Figure 5 Example of a SHAP explanation.</w:t>
      </w:r>
    </w:p>
    <w:p w:rsidRPr="00B606DD" w:rsidR="007A50DC" w:rsidP="3F1F5300" w:rsidRDefault="00751FC0" w14:paraId="7B9874FE" w14:textId="5348770B">
      <w:pPr>
        <w:pStyle w:val="BodyText"/>
        <w:jc w:val="both"/>
        <w:rPr>
          <w:i w:val="0"/>
          <w:iCs w:val="0"/>
          <w:lang w:val="en-GB"/>
        </w:rPr>
      </w:pPr>
      <w:r w:rsidRPr="3F1F5300" w:rsidR="332D585F">
        <w:rPr>
          <w:lang w:val="en-GB"/>
        </w:rPr>
        <w:t xml:space="preserve">We analysed the SHAP explanations by taking a random sample of 20 correctly predicted speeches with high prediction probability (&gt;90%) from each party. As an example, </w:t>
      </w:r>
      <w:r w:rsidRPr="3F1F5300" w:rsidR="332D585F">
        <w:rPr>
          <w:lang w:val="en-GB"/>
        </w:rPr>
        <w:t>Figure</w:t>
      </w:r>
      <w:r w:rsidRPr="3F1F5300" w:rsidR="332D585F">
        <w:rPr>
          <w:lang w:val="en-GB"/>
        </w:rPr>
        <w:t xml:space="preserve"> </w:t>
      </w:r>
      <w:hyperlink w:anchor="fig:shap_example_explanation">
        <w:r w:rsidRPr="3F1F5300" w:rsidR="11D2D872">
          <w:rPr>
            <w:rStyle w:val="Hyperlink"/>
            <w:lang w:val="en-GB"/>
          </w:rPr>
          <w:t>5</w:t>
        </w:r>
      </w:hyperlink>
      <w:r w:rsidRPr="3F1F5300" w:rsidR="332D585F">
        <w:rPr>
          <w:lang w:val="en-GB"/>
        </w:rPr>
        <w:t xml:space="preserve"> shows a speech from the Green party. The words and phrases highlighted in red represent features that were positive evidence (i.e. </w:t>
      </w:r>
      <w:r w:rsidRPr="3F1F5300" w:rsidR="332D585F">
        <w:rPr>
          <w:i w:val="1"/>
          <w:iCs w:val="1"/>
          <w:lang w:val="en-GB"/>
        </w:rPr>
        <w:t>cue phrases</w:t>
      </w:r>
      <w:r w:rsidRPr="3F1F5300" w:rsidR="332D585F">
        <w:rPr>
          <w:lang w:val="en-GB"/>
        </w:rPr>
        <w:t xml:space="preserve">) towards the model prediction and those in blue represent negative evidence, i.e. the presence of these features make the prediction less likely. The darker the </w:t>
      </w:r>
      <w:r w:rsidRPr="3F1F5300" w:rsidR="332D585F">
        <w:rPr>
          <w:lang w:val="en-GB"/>
        </w:rPr>
        <w:t>colo</w:t>
      </w:r>
      <w:del w:author="Otto Tarkka" w:date="2025-08-20T10:42:11.811Z" w:id="1730785644">
        <w:r w:rsidRPr="3F1F5300" w:rsidDel="332D585F">
          <w:rPr>
            <w:lang w:val="en-GB"/>
          </w:rPr>
          <w:delText>u</w:delText>
        </w:r>
      </w:del>
      <w:r w:rsidRPr="3F1F5300" w:rsidR="332D585F">
        <w:rPr>
          <w:lang w:val="en-GB"/>
        </w:rPr>
        <w:t>r, the stronger the effect that feature has on the prediction.</w:t>
      </w:r>
      <w:ins w:author="Otto Tarkka" w:date="2025-08-08T08:51:53.315Z" w:id="603436363">
        <w:r w:rsidRPr="3F1F5300" w:rsidR="31F6AD14">
          <w:rPr>
            <w:lang w:val="en-GB"/>
          </w:rPr>
          <w:t xml:space="preserve"> In this example, the </w:t>
        </w:r>
      </w:ins>
      <w:ins w:author="Otto Tarkka" w:date="2025-08-08T08:54:01.862Z" w:id="1662191935">
        <w:r w:rsidRPr="3F1F5300" w:rsidR="19B7A212">
          <w:rPr>
            <w:lang w:val="en-GB"/>
          </w:rPr>
          <w:t>phrase</w:t>
        </w:r>
      </w:ins>
      <w:ins w:author="Otto Tarkka" w:date="2025-08-08T08:51:53.315Z" w:id="2078375352">
        <w:r w:rsidRPr="3F1F5300" w:rsidR="31F6AD14">
          <w:rPr>
            <w:lang w:val="en-GB"/>
          </w:rPr>
          <w:t xml:space="preserve"> </w:t>
        </w:r>
      </w:ins>
      <w:ins w:author="Otto Tarkka" w:date="2025-08-08T08:54:04.791Z" w:id="1687310941">
        <w:r w:rsidRPr="3F1F5300" w:rsidR="412FDBA5">
          <w:rPr>
            <w:lang w:val="en-GB"/>
          </w:rPr>
          <w:t>A</w:t>
        </w:r>
      </w:ins>
      <w:ins w:author="Otto Tarkka" w:date="2025-08-08T08:52:59.98Z" w:id="1295182650">
        <w:r w:rsidRPr="3F1F5300" w:rsidR="31F6AD14">
          <w:rPr>
            <w:i w:val="1"/>
            <w:iCs w:val="1"/>
            <w:lang w:val="en-GB"/>
          </w:rPr>
          <w:t>rvoisa</w:t>
        </w:r>
        <w:r w:rsidRPr="3F1F5300" w:rsidR="31F6AD14">
          <w:rPr>
            <w:i w:val="1"/>
            <w:iCs w:val="1"/>
            <w:lang w:val="en-GB"/>
          </w:rPr>
          <w:t xml:space="preserve"> </w:t>
        </w:r>
      </w:ins>
      <w:ins w:author="Otto Tarkka" w:date="2025-08-08T08:54:11.501Z" w:id="1643830231">
        <w:r w:rsidRPr="3F1F5300" w:rsidR="7501EF0B">
          <w:rPr>
            <w:i w:val="1"/>
            <w:iCs w:val="1"/>
            <w:lang w:val="en-GB"/>
          </w:rPr>
          <w:t>puhemies</w:t>
        </w:r>
        <w:r w:rsidRPr="3F1F5300" w:rsidR="7501EF0B">
          <w:rPr>
            <w:i w:val="1"/>
            <w:iCs w:val="1"/>
            <w:lang w:val="en-GB"/>
          </w:rPr>
          <w:t xml:space="preserve"> </w:t>
        </w:r>
      </w:ins>
      <w:ins w:author="Otto Tarkka" w:date="2025-08-08T08:52:59.98Z" w:id="335730876">
        <w:r w:rsidRPr="3F1F5300" w:rsidR="31F6AD14">
          <w:rPr>
            <w:i w:val="0"/>
            <w:iCs w:val="0"/>
            <w:lang w:val="en-GB"/>
          </w:rPr>
          <w:t>[</w:t>
        </w:r>
      </w:ins>
      <w:ins w:author="Otto Tarkka" w:date="2025-08-08T08:54:13.629Z" w:id="269138166">
        <w:r w:rsidRPr="3F1F5300" w:rsidR="1470E224">
          <w:rPr>
            <w:i w:val="0"/>
            <w:iCs w:val="0"/>
            <w:lang w:val="en-GB"/>
          </w:rPr>
          <w:t>H</w:t>
        </w:r>
      </w:ins>
      <w:ins w:author="Otto Tarkka" w:date="2025-08-08T08:52:59.98Z" w:id="709703862">
        <w:r w:rsidRPr="3F1F5300" w:rsidR="31F6AD14">
          <w:rPr>
            <w:i w:val="0"/>
            <w:iCs w:val="0"/>
            <w:lang w:val="en-GB"/>
          </w:rPr>
          <w:t>onoured</w:t>
        </w:r>
      </w:ins>
      <w:ins w:author="Otto Tarkka" w:date="2025-08-08T08:54:16.392Z" w:id="182322617">
        <w:r w:rsidRPr="3F1F5300" w:rsidR="0ABC5FE4">
          <w:rPr>
            <w:i w:val="0"/>
            <w:iCs w:val="0"/>
            <w:lang w:val="en-GB"/>
          </w:rPr>
          <w:t xml:space="preserve"> </w:t>
        </w:r>
        <w:r w:rsidRPr="3F1F5300" w:rsidR="0ABC5FE4">
          <w:rPr>
            <w:i w:val="0"/>
            <w:iCs w:val="0"/>
            <w:lang w:val="en-GB"/>
          </w:rPr>
          <w:t>chairman</w:t>
        </w:r>
      </w:ins>
      <w:ins w:author="Otto Tarkka" w:date="2025-08-08T08:52:59.98Z" w:id="591555535">
        <w:r w:rsidRPr="3F1F5300" w:rsidR="31F6AD14">
          <w:rPr>
            <w:i w:val="0"/>
            <w:iCs w:val="0"/>
            <w:lang w:val="en-GB"/>
          </w:rPr>
          <w:t xml:space="preserve">] </w:t>
        </w:r>
      </w:ins>
      <w:ins w:author="Otto Tarkka" w:date="2025-08-20T05:56:33.575Z" w:id="2043433272">
        <w:r w:rsidRPr="3F1F5300" w:rsidR="3FC32300">
          <w:rPr>
            <w:i w:val="0"/>
            <w:iCs w:val="0"/>
            <w:lang w:val="en-GB"/>
          </w:rPr>
          <w:t>was</w:t>
        </w:r>
      </w:ins>
      <w:ins w:author="Otto Tarkka" w:date="2025-08-08T08:52:59.98Z" w:id="1533375827">
        <w:r w:rsidRPr="3F1F5300" w:rsidR="31F6AD14">
          <w:rPr>
            <w:i w:val="0"/>
            <w:iCs w:val="0"/>
            <w:lang w:val="en-GB"/>
          </w:rPr>
          <w:t xml:space="preserve"> </w:t>
        </w:r>
        <w:r w:rsidRPr="3F1F5300" w:rsidR="22482BC6">
          <w:rPr>
            <w:i w:val="0"/>
            <w:iCs w:val="0"/>
            <w:lang w:val="en-GB"/>
          </w:rPr>
          <w:t>given a lot of weight b</w:t>
        </w:r>
      </w:ins>
      <w:ins w:author="Otto Tarkka" w:date="2025-08-08T08:53:37.145Z" w:id="1294755564">
        <w:r w:rsidRPr="3F1F5300" w:rsidR="22482BC6">
          <w:rPr>
            <w:i w:val="0"/>
            <w:iCs w:val="0"/>
            <w:lang w:val="en-GB"/>
          </w:rPr>
          <w:t xml:space="preserve">y the model. We discuss </w:t>
        </w:r>
        <w:r w:rsidRPr="3F1F5300" w:rsidR="22482BC6">
          <w:rPr>
            <w:i w:val="0"/>
            <w:iCs w:val="0"/>
            <w:lang w:val="en-GB"/>
          </w:rPr>
          <w:t>possible explanations</w:t>
        </w:r>
        <w:r w:rsidRPr="3F1F5300" w:rsidR="22482BC6">
          <w:rPr>
            <w:i w:val="0"/>
            <w:iCs w:val="0"/>
            <w:lang w:val="en-GB"/>
          </w:rPr>
          <w:t xml:space="preserve"> for this at the end of this section.</w:t>
        </w:r>
      </w:ins>
    </w:p>
    <w:p w:rsidRPr="00B606DD" w:rsidR="007A50DC" w:rsidP="009E3836" w:rsidRDefault="00751FC0" w14:paraId="22CD2A10" w14:textId="400BE3D1">
      <w:pPr>
        <w:pStyle w:val="BodyText"/>
        <w:jc w:val="both"/>
      </w:pPr>
      <w:r w:rsidR="00751FC0">
        <w:rPr/>
        <w:t>Our analysis shows that the model pa</w:t>
      </w:r>
      <w:ins w:author="Otto Tarkka" w:date="2025-08-20T05:56:43.565Z" w:id="1751645304">
        <w:r w:rsidR="218AD804">
          <w:t>id</w:t>
        </w:r>
      </w:ins>
      <w:del w:author="Otto Tarkka" w:date="2025-08-20T05:56:42.519Z" w:id="844254066">
        <w:r w:rsidDel="00751FC0">
          <w:delText>ys</w:delText>
        </w:r>
      </w:del>
      <w:r w:rsidR="00751FC0">
        <w:rPr/>
        <w:t xml:space="preserve"> attention to two types of cue phrases, which we call topical cues and rhetorical cues. Topical cues are phrases that relate to a coherent topic, such as </w:t>
      </w:r>
      <w:r w:rsidR="00751FC0">
        <w:rPr/>
        <w:t xml:space="preserve">immigration, taxation, the EU. In other words, they convey what the speech is about. Rhetorical cues on the other hand relate to style or tone and are, at least in isolation, not </w:t>
      </w:r>
      <w:r w:rsidR="00751FC0">
        <w:rPr/>
        <w:t>directly linked</w:t>
      </w:r>
      <w:r w:rsidR="00751FC0">
        <w:rPr/>
        <w:t xml:space="preserve"> to the topic of the speech. Rhetorical cues are often </w:t>
      </w:r>
      <w:r w:rsidR="00751FC0">
        <w:rPr/>
        <w:t>identified</w:t>
      </w:r>
      <w:r w:rsidR="00751FC0">
        <w:rPr/>
        <w:t xml:space="preserve"> by the presence of function words, </w:t>
      </w:r>
      <w:r w:rsidR="00751FC0">
        <w:rPr/>
        <w:t>adverbs</w:t>
      </w:r>
      <w:r w:rsidR="00751FC0">
        <w:rPr/>
        <w:t xml:space="preserve"> and adjectives.</w:t>
      </w:r>
    </w:p>
    <w:p w:rsidRPr="00B606DD" w:rsidR="007A50DC" w:rsidP="3F1F5300" w:rsidRDefault="00751FC0" w14:paraId="33D36FF8" w14:textId="01D2BB80">
      <w:pPr>
        <w:pStyle w:val="BodyText"/>
        <w:jc w:val="both"/>
        <w:rPr>
          <w:lang w:val="en-GB"/>
        </w:rPr>
      </w:pPr>
      <w:r w:rsidRPr="3F1F5300" w:rsidR="00751FC0">
        <w:rPr>
          <w:lang w:val="en-GB"/>
        </w:rPr>
        <w:t xml:space="preserve">Table </w:t>
      </w:r>
      <w:hyperlink w:anchor="example_party_cues">
        <w:r w:rsidRPr="3F1F5300" w:rsidR="00751FC0">
          <w:rPr>
            <w:rStyle w:val="Hyperlink"/>
            <w:lang w:val="en-GB"/>
          </w:rPr>
          <w:t>2</w:t>
        </w:r>
      </w:hyperlink>
      <w:r w:rsidRPr="3F1F5300" w:rsidR="00751FC0">
        <w:rPr>
          <w:lang w:val="en-GB"/>
        </w:rPr>
        <w:t xml:space="preserve"> aggregates some example SHAP cues that the model use</w:t>
      </w:r>
      <w:ins w:author="Otto Tarkka" w:date="2025-08-20T05:57:09.141Z" w:id="168402518">
        <w:r w:rsidRPr="3F1F5300" w:rsidR="44CBF9F8">
          <w:rPr>
            <w:lang w:val="en-GB"/>
          </w:rPr>
          <w:t>d</w:t>
        </w:r>
      </w:ins>
      <w:del w:author="Otto Tarkka" w:date="2025-08-20T05:57:09.043Z" w:id="654030291">
        <w:r w:rsidRPr="3F1F5300" w:rsidDel="00751FC0">
          <w:rPr>
            <w:lang w:val="en-GB"/>
          </w:rPr>
          <w:delText>s</w:delText>
        </w:r>
      </w:del>
      <w:r w:rsidRPr="3F1F5300" w:rsidR="00751FC0">
        <w:rPr>
          <w:lang w:val="en-GB"/>
        </w:rPr>
        <w:t xml:space="preserve"> to identify the parties. The SHAP cues show that the model </w:t>
      </w:r>
      <w:r w:rsidRPr="3F1F5300" w:rsidR="7C2841FA">
        <w:rPr>
          <w:lang w:val="en-GB"/>
        </w:rPr>
        <w:t xml:space="preserve">has </w:t>
      </w:r>
      <w:r w:rsidRPr="3F1F5300" w:rsidR="00751FC0">
        <w:rPr>
          <w:lang w:val="en-GB"/>
        </w:rPr>
        <w:t xml:space="preserve">learned to </w:t>
      </w:r>
      <w:r w:rsidRPr="3F1F5300" w:rsidR="00751FC0">
        <w:rPr>
          <w:lang w:val="en-GB"/>
        </w:rPr>
        <w:t>identify</w:t>
      </w:r>
      <w:r w:rsidRPr="3F1F5300" w:rsidR="00751FC0">
        <w:rPr>
          <w:lang w:val="en-GB"/>
        </w:rPr>
        <w:t xml:space="preserve"> both the core political issues of the parties </w:t>
      </w:r>
      <w:r w:rsidRPr="3F1F5300" w:rsidR="00751FC0">
        <w:rPr>
          <w:lang w:val="en-GB"/>
        </w:rPr>
        <w:t>and</w:t>
      </w:r>
      <w:del w:author="Otto Tarkka" w:date="2025-08-20T05:57:50.315Z" w:id="1090728242">
        <w:r w:rsidRPr="3F1F5300" w:rsidDel="00751FC0">
          <w:rPr>
            <w:lang w:val="en-GB"/>
          </w:rPr>
          <w:delText xml:space="preserve"> also</w:delText>
        </w:r>
      </w:del>
      <w:r w:rsidRPr="3F1F5300" w:rsidR="00751FC0">
        <w:rPr>
          <w:lang w:val="en-GB"/>
        </w:rPr>
        <w:t xml:space="preserve"> the style and tone of some individual speakers. The SHAP explanations show that what makes the Social Democratic Party distinct is their focus on the well-being of the unemployed and especially pensioners. They also provide criticism of the free market and often use the term </w:t>
      </w:r>
      <w:r w:rsidRPr="3F1F5300" w:rsidR="00751FC0">
        <w:rPr>
          <w:i w:val="1"/>
          <w:iCs w:val="1"/>
          <w:lang w:val="en-GB"/>
        </w:rPr>
        <w:t>porvarihallitus</w:t>
      </w:r>
      <w:r w:rsidRPr="3F1F5300" w:rsidR="00751FC0">
        <w:rPr>
          <w:lang w:val="en-GB"/>
        </w:rPr>
        <w:t xml:space="preserve"> [</w:t>
      </w:r>
      <w:r w:rsidRPr="3F1F5300" w:rsidR="002E09E6">
        <w:rPr>
          <w:lang w:val="en-GB"/>
        </w:rPr>
        <w:t>bourgeois</w:t>
      </w:r>
      <w:r w:rsidRPr="3F1F5300" w:rsidR="00751FC0">
        <w:rPr>
          <w:lang w:val="en-GB"/>
        </w:rPr>
        <w:t xml:space="preserve"> government] to rebuke the actions of right-wing governments. The names of National Coalition MPs are often strong explanatory features, which shows that the Social Democrats position themselves as a </w:t>
      </w:r>
      <w:r w:rsidRPr="3F1F5300" w:rsidR="00274480">
        <w:rPr>
          <w:lang w:val="en-GB"/>
        </w:rPr>
        <w:t>counterforce</w:t>
      </w:r>
      <w:r w:rsidRPr="3F1F5300" w:rsidR="00751FC0">
        <w:rPr>
          <w:lang w:val="en-GB"/>
        </w:rPr>
        <w:t xml:space="preserve"> to their free market policies. The National Coalition is distinct in the way they talk critically about taxes and government welfare programs. They highlight the importance of economic growth and free markets. The fact that they occupied a government position for most of the two decades that the data covers is also shown in the explanations, as phrases that applaud the government can act as cue phrases. The Centre party speaks for the rural population: their topical cue phrases concern different municipalities and areas, agriculture, </w:t>
      </w:r>
      <w:r w:rsidRPr="3F1F5300" w:rsidR="00751FC0">
        <w:rPr>
          <w:lang w:val="en-GB"/>
        </w:rPr>
        <w:t>forestry</w:t>
      </w:r>
      <w:r w:rsidRPr="3F1F5300" w:rsidR="00751FC0">
        <w:rPr>
          <w:lang w:val="en-GB"/>
        </w:rPr>
        <w:t xml:space="preserve"> and peat extraction, while the Christian Democrats stand out by raising issues concerning healthcare and abortion. For the Finns, the model </w:t>
      </w:r>
      <w:r w:rsidRPr="3F1F5300" w:rsidR="26AB8B11">
        <w:rPr>
          <w:lang w:val="en-GB"/>
        </w:rPr>
        <w:t xml:space="preserve">has </w:t>
      </w:r>
      <w:r w:rsidRPr="3F1F5300" w:rsidR="00751FC0">
        <w:rPr>
          <w:lang w:val="en-GB"/>
        </w:rPr>
        <w:t xml:space="preserve">learned to notice their critical attitude towards the EU and incurring government debt. Another recurring feature is critique against the government, which is </w:t>
      </w:r>
      <w:r w:rsidRPr="3F1F5300" w:rsidR="00751FC0">
        <w:rPr>
          <w:lang w:val="en-GB"/>
        </w:rPr>
        <w:t>likely a</w:t>
      </w:r>
      <w:r w:rsidRPr="3F1F5300" w:rsidR="00751FC0">
        <w:rPr>
          <w:lang w:val="en-GB"/>
        </w:rPr>
        <w:t xml:space="preserve"> product of them occupying the opposition position. Some rhetorical cues also highlight the </w:t>
      </w:r>
      <w:del w:author="Otto Tarkka" w:date="2025-08-20T05:59:15.27Z" w:id="1543838014">
        <w:r w:rsidRPr="3F1F5300" w:rsidDel="00751FC0">
          <w:rPr>
            <w:lang w:val="en-GB"/>
          </w:rPr>
          <w:delText>party’s</w:delText>
        </w:r>
        <w:r w:rsidRPr="3F1F5300" w:rsidDel="00751FC0">
          <w:rPr>
            <w:lang w:val="en-GB"/>
          </w:rPr>
          <w:delText xml:space="preserve"> </w:delText>
        </w:r>
      </w:del>
      <w:r w:rsidRPr="3F1F5300" w:rsidR="00751FC0">
        <w:rPr>
          <w:lang w:val="en-GB"/>
        </w:rPr>
        <w:t>colloquial style</w:t>
      </w:r>
      <w:ins w:author="Otto Tarkka" w:date="2025-08-20T05:59:24.94Z" w:id="718503464">
        <w:r w:rsidRPr="3F1F5300" w:rsidR="339CD6CE">
          <w:rPr>
            <w:lang w:val="en-GB"/>
          </w:rPr>
          <w:t xml:space="preserve"> of the party</w:t>
        </w:r>
      </w:ins>
      <w:r w:rsidRPr="3F1F5300" w:rsidR="00751FC0">
        <w:rPr>
          <w:lang w:val="en-GB"/>
        </w:rPr>
        <w:t xml:space="preserve"> and </w:t>
      </w:r>
      <w:ins w:author="Otto Tarkka" w:date="2025-08-20T05:59:31.632Z" w:id="1262222066">
        <w:r w:rsidRPr="3F1F5300" w:rsidR="4D76ACAB">
          <w:rPr>
            <w:lang w:val="en-GB"/>
          </w:rPr>
          <w:t xml:space="preserve">the </w:t>
        </w:r>
      </w:ins>
      <w:r w:rsidRPr="3F1F5300" w:rsidR="00751FC0">
        <w:rPr>
          <w:lang w:val="en-GB"/>
        </w:rPr>
        <w:t xml:space="preserve">populist rhetoric that they are known for. Examples of these are </w:t>
      </w:r>
      <w:r w:rsidRPr="3F1F5300" w:rsidR="00751FC0">
        <w:rPr>
          <w:i w:val="1"/>
          <w:iCs w:val="1"/>
          <w:lang w:val="en-GB"/>
        </w:rPr>
        <w:t>koska</w:t>
      </w:r>
      <w:r w:rsidRPr="3F1F5300" w:rsidR="00751FC0">
        <w:rPr>
          <w:i w:val="1"/>
          <w:iCs w:val="1"/>
          <w:lang w:val="en-GB"/>
        </w:rPr>
        <w:t xml:space="preserve"> </w:t>
      </w:r>
      <w:r w:rsidRPr="3F1F5300" w:rsidR="00751FC0">
        <w:rPr>
          <w:i w:val="1"/>
          <w:iCs w:val="1"/>
          <w:lang w:val="en-GB"/>
        </w:rPr>
        <w:t>koko</w:t>
      </w:r>
      <w:r w:rsidRPr="3F1F5300" w:rsidR="00751FC0">
        <w:rPr>
          <w:i w:val="1"/>
          <w:iCs w:val="1"/>
          <w:lang w:val="en-GB"/>
        </w:rPr>
        <w:t xml:space="preserve"> </w:t>
      </w:r>
      <w:r w:rsidRPr="3F1F5300" w:rsidR="00751FC0">
        <w:rPr>
          <w:i w:val="1"/>
          <w:iCs w:val="1"/>
          <w:lang w:val="en-GB"/>
        </w:rPr>
        <w:t>kansa</w:t>
      </w:r>
      <w:r w:rsidRPr="3F1F5300" w:rsidR="00751FC0">
        <w:rPr>
          <w:i w:val="1"/>
          <w:iCs w:val="1"/>
          <w:lang w:val="en-GB"/>
        </w:rPr>
        <w:t xml:space="preserve"> </w:t>
      </w:r>
      <w:r w:rsidRPr="3F1F5300" w:rsidR="00751FC0">
        <w:rPr>
          <w:i w:val="1"/>
          <w:iCs w:val="1"/>
          <w:lang w:val="en-GB"/>
        </w:rPr>
        <w:t>herää</w:t>
      </w:r>
      <w:r w:rsidRPr="3F1F5300" w:rsidR="00751FC0">
        <w:rPr>
          <w:lang w:val="en-GB"/>
        </w:rPr>
        <w:t xml:space="preserve"> [when do the people wake up] and </w:t>
      </w:r>
      <w:r w:rsidRPr="3F1F5300" w:rsidR="00751FC0">
        <w:rPr>
          <w:i w:val="1"/>
          <w:iCs w:val="1"/>
          <w:lang w:val="en-GB"/>
        </w:rPr>
        <w:t>taitavat</w:t>
      </w:r>
      <w:r w:rsidRPr="3F1F5300" w:rsidR="00751FC0">
        <w:rPr>
          <w:i w:val="1"/>
          <w:iCs w:val="1"/>
          <w:lang w:val="en-GB"/>
        </w:rPr>
        <w:t xml:space="preserve"> olla </w:t>
      </w:r>
      <w:r w:rsidRPr="3F1F5300" w:rsidR="00751FC0">
        <w:rPr>
          <w:i w:val="1"/>
          <w:iCs w:val="1"/>
          <w:lang w:val="en-GB"/>
        </w:rPr>
        <w:t>vanhimmatkin</w:t>
      </w:r>
      <w:r w:rsidRPr="3F1F5300" w:rsidR="00751FC0">
        <w:rPr>
          <w:i w:val="1"/>
          <w:iCs w:val="1"/>
          <w:lang w:val="en-GB"/>
        </w:rPr>
        <w:t xml:space="preserve"> </w:t>
      </w:r>
      <w:r w:rsidRPr="3F1F5300" w:rsidR="00751FC0">
        <w:rPr>
          <w:i w:val="1"/>
          <w:iCs w:val="1"/>
          <w:lang w:val="en-GB"/>
        </w:rPr>
        <w:t>kansanedustajat</w:t>
      </w:r>
      <w:r w:rsidRPr="3F1F5300" w:rsidR="00751FC0">
        <w:rPr>
          <w:i w:val="1"/>
          <w:iCs w:val="1"/>
          <w:lang w:val="en-GB"/>
        </w:rPr>
        <w:t xml:space="preserve"> </w:t>
      </w:r>
      <w:r w:rsidRPr="3F1F5300" w:rsidR="00751FC0">
        <w:rPr>
          <w:i w:val="1"/>
          <w:iCs w:val="1"/>
          <w:lang w:val="en-GB"/>
        </w:rPr>
        <w:t>hallitysryhmistä</w:t>
      </w:r>
      <w:r w:rsidRPr="3F1F5300" w:rsidR="00751FC0">
        <w:rPr>
          <w:i w:val="1"/>
          <w:iCs w:val="1"/>
          <w:lang w:val="en-GB"/>
        </w:rPr>
        <w:t xml:space="preserve"> </w:t>
      </w:r>
      <w:r w:rsidRPr="3F1F5300" w:rsidR="00751FC0">
        <w:rPr>
          <w:i w:val="1"/>
          <w:iCs w:val="1"/>
          <w:lang w:val="en-GB"/>
        </w:rPr>
        <w:t>yhtä</w:t>
      </w:r>
      <w:r w:rsidRPr="3F1F5300" w:rsidR="00751FC0">
        <w:rPr>
          <w:i w:val="1"/>
          <w:iCs w:val="1"/>
          <w:lang w:val="en-GB"/>
        </w:rPr>
        <w:t xml:space="preserve"> </w:t>
      </w:r>
      <w:r w:rsidRPr="3F1F5300" w:rsidR="00751FC0">
        <w:rPr>
          <w:i w:val="1"/>
          <w:iCs w:val="1"/>
          <w:lang w:val="en-GB"/>
        </w:rPr>
        <w:t>narrattavissa</w:t>
      </w:r>
      <w:r w:rsidRPr="3F1F5300" w:rsidR="00751FC0">
        <w:rPr>
          <w:i w:val="1"/>
          <w:iCs w:val="1"/>
          <w:lang w:val="en-GB"/>
        </w:rPr>
        <w:t xml:space="preserve"> </w:t>
      </w:r>
      <w:r w:rsidRPr="3F1F5300" w:rsidR="00751FC0">
        <w:rPr>
          <w:i w:val="1"/>
          <w:iCs w:val="1"/>
          <w:lang w:val="en-GB"/>
        </w:rPr>
        <w:t>kuin</w:t>
      </w:r>
      <w:r w:rsidRPr="3F1F5300" w:rsidR="00751FC0">
        <w:rPr>
          <w:i w:val="1"/>
          <w:iCs w:val="1"/>
          <w:lang w:val="en-GB"/>
        </w:rPr>
        <w:t xml:space="preserve"> </w:t>
      </w:r>
      <w:r w:rsidRPr="3F1F5300" w:rsidR="00751FC0">
        <w:rPr>
          <w:i w:val="1"/>
          <w:iCs w:val="1"/>
          <w:lang w:val="en-GB"/>
        </w:rPr>
        <w:t>joulupukkiin</w:t>
      </w:r>
      <w:r w:rsidRPr="3F1F5300" w:rsidR="00751FC0">
        <w:rPr>
          <w:i w:val="1"/>
          <w:iCs w:val="1"/>
          <w:lang w:val="en-GB"/>
        </w:rPr>
        <w:t xml:space="preserve"> </w:t>
      </w:r>
      <w:r w:rsidRPr="3F1F5300" w:rsidR="00751FC0">
        <w:rPr>
          <w:i w:val="1"/>
          <w:iCs w:val="1"/>
          <w:lang w:val="en-GB"/>
        </w:rPr>
        <w:t>uskovat</w:t>
      </w:r>
      <w:r w:rsidRPr="3F1F5300" w:rsidR="00751FC0">
        <w:rPr>
          <w:i w:val="1"/>
          <w:iCs w:val="1"/>
          <w:lang w:val="en-GB"/>
        </w:rPr>
        <w:t xml:space="preserve"> </w:t>
      </w:r>
      <w:r w:rsidRPr="3F1F5300" w:rsidR="00751FC0">
        <w:rPr>
          <w:i w:val="1"/>
          <w:iCs w:val="1"/>
          <w:lang w:val="en-GB"/>
        </w:rPr>
        <w:t>lapset</w:t>
      </w:r>
      <w:r w:rsidRPr="3F1F5300" w:rsidR="00751FC0">
        <w:rPr>
          <w:lang w:val="en-GB"/>
        </w:rPr>
        <w:t xml:space="preserve"> [even the oldest MPs in government seem to be as easily fooled as children who believe in Santa Claus]. The Left Alliance has topical cue phrases that relate to defending the poor and underprivileged, supporting welfare programs and workers’ rights. Additionally, the party is also distinctive in its push for greener policies. The Swedish People’s Party speeches were most easily </w:t>
      </w:r>
      <w:r w:rsidRPr="3F1F5300" w:rsidR="00751FC0">
        <w:rPr>
          <w:lang w:val="en-GB"/>
        </w:rPr>
        <w:t>identified</w:t>
      </w:r>
      <w:r w:rsidRPr="3F1F5300" w:rsidR="00751FC0">
        <w:rPr>
          <w:lang w:val="en-GB"/>
        </w:rPr>
        <w:t xml:space="preserve"> </w:t>
      </w:r>
      <w:r w:rsidRPr="3F1F5300" w:rsidR="00751FC0">
        <w:rPr>
          <w:lang w:val="en-GB"/>
        </w:rPr>
        <w:t>by the use of</w:t>
      </w:r>
      <w:r w:rsidRPr="3F1F5300" w:rsidR="00751FC0">
        <w:rPr>
          <w:lang w:val="en-GB"/>
        </w:rPr>
        <w:t xml:space="preserve"> the Swedish language. Cue phrases that were not in Swedish concerned topics of equality and welfare as well as the Finnish archipelago, which is where many Swedish speaking Finns live. Finally, for the Green party, although topical cues relating to climate change and environmental protection were present, the strongest cues were a result of the disproportionate activity of MP Erkki Pulliainen, whose personal style has clearly had a strong impact on what the model associates with the party. MP Pulliainen style of speaking in parliament can be described as conversational or even playful and many adjectives and adverbs, such as </w:t>
      </w:r>
      <w:r w:rsidRPr="3F1F5300" w:rsidR="00751FC0">
        <w:rPr>
          <w:i w:val="1"/>
          <w:iCs w:val="1"/>
          <w:lang w:val="en-GB"/>
        </w:rPr>
        <w:t>erikoisesti</w:t>
      </w:r>
      <w:r w:rsidRPr="3F1F5300" w:rsidR="00751FC0">
        <w:rPr>
          <w:lang w:val="en-GB"/>
        </w:rPr>
        <w:t xml:space="preserve"> [peculiarly], </w:t>
      </w:r>
      <w:r w:rsidRPr="3F1F5300" w:rsidR="00751FC0">
        <w:rPr>
          <w:i w:val="1"/>
          <w:iCs w:val="1"/>
          <w:lang w:val="en-GB"/>
        </w:rPr>
        <w:t>täsmälleen</w:t>
      </w:r>
      <w:r w:rsidRPr="3F1F5300" w:rsidR="00751FC0">
        <w:rPr>
          <w:lang w:val="en-GB"/>
        </w:rPr>
        <w:t xml:space="preserve"> [</w:t>
      </w:r>
      <w:r w:rsidRPr="3F1F5300" w:rsidR="00751FC0">
        <w:rPr>
          <w:lang w:val="en-GB"/>
        </w:rPr>
        <w:t>precicely</w:t>
      </w:r>
      <w:r w:rsidRPr="3F1F5300" w:rsidR="00751FC0">
        <w:rPr>
          <w:lang w:val="en-GB"/>
        </w:rPr>
        <w:t xml:space="preserve">], and </w:t>
      </w:r>
      <w:r w:rsidRPr="3F1F5300" w:rsidR="00751FC0">
        <w:rPr>
          <w:i w:val="1"/>
          <w:iCs w:val="1"/>
          <w:lang w:val="en-GB"/>
        </w:rPr>
        <w:t>äärimmäisen</w:t>
      </w:r>
      <w:r w:rsidRPr="3F1F5300" w:rsidR="00751FC0">
        <w:rPr>
          <w:lang w:val="en-GB"/>
        </w:rPr>
        <w:t xml:space="preserve"> [utmost] often shine bright red in the SHAP explanations. Notably, out of the 20 Green party speeches sampled from the pool of correctly predicted speeches, 16 were from MP Pulliainen.</w:t>
      </w:r>
    </w:p>
    <w:p w:rsidRPr="00B606DD" w:rsidR="009E3836" w:rsidP="009E3836" w:rsidRDefault="009E3836" w14:paraId="54B32753" w14:textId="18DFC848">
      <w:pPr>
        <w:pStyle w:val="Caption"/>
        <w:keepNext/>
        <w:jc w:val="center"/>
      </w:pPr>
      <w:r w:rsidRPr="00B606DD">
        <w:t xml:space="preserve">Table </w:t>
      </w:r>
      <w:r w:rsidRPr="00B606DD">
        <w:fldChar w:fldCharType="begin"/>
      </w:r>
      <w:r w:rsidRPr="00B606DD">
        <w:instrText xml:space="preserve"> SEQ Table \* ARABIC </w:instrText>
      </w:r>
      <w:r w:rsidRPr="00B606DD">
        <w:fldChar w:fldCharType="separate"/>
      </w:r>
      <w:r w:rsidRPr="00B606DD" w:rsidR="00413CB2">
        <w:t>2</w:t>
      </w:r>
      <w:r w:rsidRPr="00B606DD">
        <w:fldChar w:fldCharType="end"/>
      </w:r>
      <w:r w:rsidRPr="00B606DD">
        <w:t xml:space="preserve"> Examples of party cues as indicated by SHAP explanations</w:t>
      </w:r>
    </w:p>
    <w:tbl>
      <w:tblPr>
        <w:tblStyle w:val="Table"/>
        <w:tblW w:w="10188" w:type="dxa"/>
        <w:tblBorders>
          <w:bottom w:val="single" w:color="auto" w:sz="4" w:space="0"/>
          <w:insideH w:val="single" w:color="auto" w:sz="4" w:space="0"/>
          <w:insideV w:val="single" w:color="auto" w:sz="4" w:space="0"/>
        </w:tblBorders>
        <w:tblLook w:val="0020" w:firstRow="1" w:lastRow="0" w:firstColumn="0" w:lastColumn="0" w:noHBand="0" w:noVBand="0"/>
      </w:tblPr>
      <w:tblGrid>
        <w:gridCol w:w="2745"/>
        <w:gridCol w:w="7443"/>
      </w:tblGrid>
      <w:tr w:rsidRPr="00B606DD" w:rsidR="007A50DC" w:rsidTr="3F1F5300" w14:paraId="1D44CDF6" w14:textId="77777777">
        <w:trPr>
          <w:cnfStyle w:val="100000000000" w:firstRow="1" w:lastRow="0" w:firstColumn="0" w:lastColumn="0" w:oddVBand="0" w:evenVBand="0" w:oddHBand="0" w:evenHBand="0" w:firstRowFirstColumn="0" w:firstRowLastColumn="0" w:lastRowFirstColumn="0" w:lastRowLastColumn="0"/>
          <w:tblHeader/>
          <w:trHeight w:val="300"/>
        </w:trPr>
        <w:tc>
          <w:tcPr>
            <w:cnfStyle w:val="000010000000" w:firstRow="0" w:lastRow="0" w:firstColumn="0" w:lastColumn="0" w:oddVBand="1" w:evenVBand="0" w:oddHBand="0" w:evenHBand="0" w:firstRowFirstColumn="0" w:firstRowLastColumn="0" w:lastRowFirstColumn="0" w:lastRowLastColumn="0"/>
            <w:tcW w:w="2745" w:type="dxa"/>
            <w:tcBorders>
              <w:bottom w:val="none" w:color="auto" w:sz="0" w:space="0"/>
            </w:tcBorders>
            <w:tcMar/>
          </w:tcPr>
          <w:p w:rsidRPr="00B606DD" w:rsidR="007A50DC" w:rsidP="009E3836" w:rsidRDefault="00751FC0" w14:paraId="034D05CD" w14:textId="77777777">
            <w:pPr>
              <w:pStyle w:val="Compact"/>
              <w:jc w:val="center"/>
            </w:pPr>
            <w:r w:rsidRPr="00B606DD">
              <w:t>Party</w:t>
            </w:r>
          </w:p>
        </w:tc>
        <w:tc>
          <w:tcPr>
            <w:cnfStyle w:val="000001000000" w:firstRow="0" w:lastRow="0" w:firstColumn="0" w:lastColumn="0" w:oddVBand="0" w:evenVBand="1" w:oddHBand="0" w:evenHBand="0" w:firstRowFirstColumn="0" w:firstRowLastColumn="0" w:lastRowFirstColumn="0" w:lastRowLastColumn="0"/>
            <w:tcW w:w="7443" w:type="dxa"/>
            <w:tcBorders>
              <w:bottom w:val="none" w:color="auto" w:sz="0" w:space="0"/>
            </w:tcBorders>
            <w:tcMar/>
          </w:tcPr>
          <w:p w:rsidRPr="00B606DD" w:rsidR="007A50DC" w:rsidP="009E3836" w:rsidRDefault="00751FC0" w14:paraId="3CE44C02" w14:textId="77777777">
            <w:pPr>
              <w:pStyle w:val="Compact"/>
              <w:jc w:val="center"/>
            </w:pPr>
            <w:r w:rsidRPr="00B606DD">
              <w:t>Examples of explanatory cues</w:t>
            </w:r>
          </w:p>
        </w:tc>
      </w:tr>
      <w:tr w:rsidRPr="00B606DD" w:rsidR="007A50DC" w:rsidTr="3F1F5300" w14:paraId="7DC9EBAF" w14:textId="77777777">
        <w:trPr>
          <w:trHeight w:val="300"/>
        </w:trPr>
        <w:tc>
          <w:tcPr>
            <w:cnfStyle w:val="000010000000" w:firstRow="0" w:lastRow="0" w:firstColumn="0" w:lastColumn="0" w:oddVBand="1" w:evenVBand="0" w:oddHBand="0" w:evenHBand="0" w:firstRowFirstColumn="0" w:firstRowLastColumn="0" w:lastRowFirstColumn="0" w:lastRowLastColumn="0"/>
            <w:tcW w:w="2745" w:type="dxa"/>
            <w:tcMar/>
            <w:vAlign w:val="center"/>
          </w:tcPr>
          <w:p w:rsidRPr="00B606DD" w:rsidR="007A50DC" w:rsidP="3F1F5300" w:rsidRDefault="00751FC0" w14:paraId="739E09B1" w14:textId="77777777">
            <w:pPr>
              <w:pStyle w:val="Compact"/>
              <w:jc w:val="center"/>
            </w:pPr>
            <w:r w:rsidR="00751FC0">
              <w:rPr/>
              <w:t>Social Democratic Party</w:t>
            </w:r>
          </w:p>
        </w:tc>
        <w:tc>
          <w:tcPr>
            <w:cnfStyle w:val="000001000000" w:firstRow="0" w:lastRow="0" w:firstColumn="0" w:lastColumn="0" w:oddVBand="0" w:evenVBand="1" w:oddHBand="0" w:evenHBand="0" w:firstRowFirstColumn="0" w:firstRowLastColumn="0" w:lastRowFirstColumn="0" w:lastRowLastColumn="0"/>
            <w:tcW w:w="7443" w:type="dxa"/>
            <w:tcMar/>
            <w:vAlign w:val="center"/>
          </w:tcPr>
          <w:p w:rsidRPr="00B606DD" w:rsidR="007A50DC" w:rsidP="3F1F5300" w:rsidRDefault="00751FC0" w14:paraId="10E6B567" w14:textId="77777777">
            <w:pPr>
              <w:pStyle w:val="Compact"/>
              <w:jc w:val="center"/>
            </w:pPr>
            <w:r w:rsidR="00751FC0">
              <w:rPr/>
              <w:t>"</w:t>
            </w:r>
            <w:r w:rsidR="00751FC0">
              <w:rPr/>
              <w:t>bourgeois</w:t>
            </w:r>
            <w:r w:rsidR="00751FC0">
              <w:rPr/>
              <w:t xml:space="preserve"> government", "Zyskowicz", "the government is proposing great cuts into pensioner housing benefits"</w:t>
            </w:r>
          </w:p>
        </w:tc>
      </w:tr>
      <w:tr w:rsidRPr="00B606DD" w:rsidR="007A50DC" w:rsidTr="3F1F5300" w14:paraId="6DEEEBE6" w14:textId="77777777">
        <w:trPr>
          <w:trHeight w:val="300"/>
        </w:trPr>
        <w:tc>
          <w:tcPr>
            <w:cnfStyle w:val="000010000000" w:firstRow="0" w:lastRow="0" w:firstColumn="0" w:lastColumn="0" w:oddVBand="1" w:evenVBand="0" w:oddHBand="0" w:evenHBand="0" w:firstRowFirstColumn="0" w:firstRowLastColumn="0" w:lastRowFirstColumn="0" w:lastRowLastColumn="0"/>
            <w:tcW w:w="2745" w:type="dxa"/>
            <w:tcMar/>
            <w:vAlign w:val="center"/>
          </w:tcPr>
          <w:p w:rsidRPr="00B606DD" w:rsidR="007A50DC" w:rsidP="3F1F5300" w:rsidRDefault="00751FC0" w14:paraId="46638C6A" w14:textId="77777777">
            <w:pPr>
              <w:pStyle w:val="Compact"/>
              <w:jc w:val="center"/>
            </w:pPr>
            <w:r w:rsidR="00751FC0">
              <w:rPr/>
              <w:t>National Coalition</w:t>
            </w:r>
          </w:p>
        </w:tc>
        <w:tc>
          <w:tcPr>
            <w:cnfStyle w:val="000001000000" w:firstRow="0" w:lastRow="0" w:firstColumn="0" w:lastColumn="0" w:oddVBand="0" w:evenVBand="1" w:oddHBand="0" w:evenHBand="0" w:firstRowFirstColumn="0" w:firstRowLastColumn="0" w:lastRowFirstColumn="0" w:lastRowLastColumn="0"/>
            <w:tcW w:w="7443" w:type="dxa"/>
            <w:tcMar/>
            <w:vAlign w:val="center"/>
          </w:tcPr>
          <w:p w:rsidRPr="00B606DD" w:rsidR="007A50DC" w:rsidP="3F1F5300" w:rsidRDefault="00751FC0" w14:paraId="740E9173" w14:textId="77777777">
            <w:pPr>
              <w:pStyle w:val="Compact"/>
              <w:jc w:val="center"/>
            </w:pPr>
            <w:r w:rsidR="00751FC0">
              <w:rPr/>
              <w:t>"</w:t>
            </w:r>
            <w:r w:rsidR="00751FC0">
              <w:rPr/>
              <w:t>want</w:t>
            </w:r>
            <w:r w:rsidR="00751FC0">
              <w:rPr/>
              <w:t xml:space="preserve"> to keep Finland a land of work and entrepreneurship", "encourage </w:t>
            </w:r>
            <w:r w:rsidR="00751FC0">
              <w:rPr/>
              <w:t>working and diligence"</w:t>
            </w:r>
          </w:p>
        </w:tc>
      </w:tr>
      <w:tr w:rsidRPr="00B606DD" w:rsidR="007A50DC" w:rsidTr="3F1F5300" w14:paraId="49ECCC10" w14:textId="77777777">
        <w:trPr>
          <w:trHeight w:val="300"/>
        </w:trPr>
        <w:tc>
          <w:tcPr>
            <w:cnfStyle w:val="000010000000" w:firstRow="0" w:lastRow="0" w:firstColumn="0" w:lastColumn="0" w:oddVBand="1" w:evenVBand="0" w:oddHBand="0" w:evenHBand="0" w:firstRowFirstColumn="0" w:firstRowLastColumn="0" w:lastRowFirstColumn="0" w:lastRowLastColumn="0"/>
            <w:tcW w:w="2745" w:type="dxa"/>
            <w:tcMar/>
            <w:vAlign w:val="center"/>
          </w:tcPr>
          <w:p w:rsidRPr="00B606DD" w:rsidR="007A50DC" w:rsidP="3F1F5300" w:rsidRDefault="00751FC0" w14:paraId="01DCD1F7" w14:textId="77777777">
            <w:pPr>
              <w:pStyle w:val="Compact"/>
              <w:jc w:val="center"/>
            </w:pPr>
            <w:r w:rsidR="00751FC0">
              <w:rPr/>
              <w:t>Centre</w:t>
            </w:r>
          </w:p>
        </w:tc>
        <w:tc>
          <w:tcPr>
            <w:cnfStyle w:val="000001000000" w:firstRow="0" w:lastRow="0" w:firstColumn="0" w:lastColumn="0" w:oddVBand="0" w:evenVBand="1" w:oddHBand="0" w:evenHBand="0" w:firstRowFirstColumn="0" w:firstRowLastColumn="0" w:lastRowFirstColumn="0" w:lastRowLastColumn="0"/>
            <w:tcW w:w="7443" w:type="dxa"/>
            <w:tcMar/>
            <w:vAlign w:val="center"/>
          </w:tcPr>
          <w:p w:rsidRPr="00B606DD" w:rsidR="007A50DC" w:rsidP="3F1F5300" w:rsidRDefault="00751FC0" w14:paraId="0F6FAA81" w14:textId="77777777">
            <w:pPr>
              <w:pStyle w:val="Compact"/>
              <w:jc w:val="center"/>
            </w:pPr>
            <w:r w:rsidRPr="3F1F5300" w:rsidR="00751FC0">
              <w:rPr>
                <w:lang w:val="en-GB"/>
              </w:rPr>
              <w:t>"</w:t>
            </w:r>
            <w:r w:rsidRPr="3F1F5300" w:rsidR="00751FC0">
              <w:rPr>
                <w:lang w:val="en-GB"/>
              </w:rPr>
              <w:t>have</w:t>
            </w:r>
            <w:r w:rsidRPr="3F1F5300" w:rsidR="00751FC0">
              <w:rPr>
                <w:lang w:val="en-GB"/>
              </w:rPr>
              <w:t xml:space="preserve"> defended the use of timber and Finnish peat", "to </w:t>
            </w:r>
            <w:r w:rsidRPr="3F1F5300" w:rsidR="00751FC0">
              <w:rPr>
                <w:lang w:val="en-GB"/>
              </w:rPr>
              <w:t>Savukoski</w:t>
            </w:r>
            <w:r w:rsidRPr="3F1F5300" w:rsidR="00751FC0">
              <w:rPr>
                <w:lang w:val="en-GB"/>
              </w:rPr>
              <w:t>"</w:t>
            </w:r>
          </w:p>
        </w:tc>
      </w:tr>
      <w:tr w:rsidRPr="00B606DD" w:rsidR="007A50DC" w:rsidTr="3F1F5300" w14:paraId="29E25866" w14:textId="77777777">
        <w:trPr>
          <w:trHeight w:val="300"/>
        </w:trPr>
        <w:tc>
          <w:tcPr>
            <w:cnfStyle w:val="000010000000" w:firstRow="0" w:lastRow="0" w:firstColumn="0" w:lastColumn="0" w:oddVBand="1" w:evenVBand="0" w:oddHBand="0" w:evenHBand="0" w:firstRowFirstColumn="0" w:firstRowLastColumn="0" w:lastRowFirstColumn="0" w:lastRowLastColumn="0"/>
            <w:tcW w:w="2745" w:type="dxa"/>
            <w:tcMar/>
            <w:vAlign w:val="center"/>
          </w:tcPr>
          <w:p w:rsidRPr="00B606DD" w:rsidR="007A50DC" w:rsidP="3F1F5300" w:rsidRDefault="00751FC0" w14:paraId="1C5D714F" w14:textId="77777777">
            <w:pPr>
              <w:pStyle w:val="Compact"/>
              <w:jc w:val="center"/>
            </w:pPr>
            <w:r w:rsidR="00751FC0">
              <w:rPr/>
              <w:t>Green party</w:t>
            </w:r>
          </w:p>
        </w:tc>
        <w:tc>
          <w:tcPr>
            <w:cnfStyle w:val="000001000000" w:firstRow="0" w:lastRow="0" w:firstColumn="0" w:lastColumn="0" w:oddVBand="0" w:evenVBand="1" w:oddHBand="0" w:evenHBand="0" w:firstRowFirstColumn="0" w:firstRowLastColumn="0" w:lastRowFirstColumn="0" w:lastRowLastColumn="0"/>
            <w:tcW w:w="7443" w:type="dxa"/>
            <w:tcMar/>
            <w:vAlign w:val="center"/>
          </w:tcPr>
          <w:p w:rsidRPr="00B606DD" w:rsidR="007A50DC" w:rsidP="3F1F5300" w:rsidRDefault="00751FC0" w14:paraId="47D0A1F7" w14:textId="77777777">
            <w:pPr>
              <w:pStyle w:val="Compact"/>
              <w:jc w:val="center"/>
            </w:pPr>
            <w:r w:rsidR="00751FC0">
              <w:rPr/>
              <w:t>"</w:t>
            </w:r>
            <w:r w:rsidR="00751FC0">
              <w:rPr/>
              <w:t>so</w:t>
            </w:r>
            <w:r w:rsidR="00751FC0">
              <w:rPr/>
              <w:t xml:space="preserve"> in other </w:t>
            </w:r>
            <w:r w:rsidR="00751FC0">
              <w:rPr/>
              <w:t>words</w:t>
            </w:r>
            <w:r w:rsidR="00751FC0">
              <w:rPr/>
              <w:t>", "carbon-neutral circular economy", "peculiarly"</w:t>
            </w:r>
          </w:p>
        </w:tc>
      </w:tr>
      <w:tr w:rsidRPr="00B606DD" w:rsidR="007A50DC" w:rsidTr="3F1F5300" w14:paraId="1D0BFA93" w14:textId="77777777">
        <w:trPr>
          <w:trHeight w:val="300"/>
        </w:trPr>
        <w:tc>
          <w:tcPr>
            <w:cnfStyle w:val="000010000000" w:firstRow="0" w:lastRow="0" w:firstColumn="0" w:lastColumn="0" w:oddVBand="1" w:evenVBand="0" w:oddHBand="0" w:evenHBand="0" w:firstRowFirstColumn="0" w:firstRowLastColumn="0" w:lastRowFirstColumn="0" w:lastRowLastColumn="0"/>
            <w:tcW w:w="2745" w:type="dxa"/>
            <w:tcMar/>
            <w:vAlign w:val="center"/>
          </w:tcPr>
          <w:p w:rsidRPr="00B606DD" w:rsidR="007A50DC" w:rsidP="3F1F5300" w:rsidRDefault="00751FC0" w14:paraId="6B660876" w14:textId="77777777">
            <w:pPr>
              <w:pStyle w:val="Compact"/>
              <w:jc w:val="center"/>
            </w:pPr>
            <w:r w:rsidR="00751FC0">
              <w:rPr/>
              <w:t>Left Alliance</w:t>
            </w:r>
          </w:p>
        </w:tc>
        <w:tc>
          <w:tcPr>
            <w:cnfStyle w:val="000001000000" w:firstRow="0" w:lastRow="0" w:firstColumn="0" w:lastColumn="0" w:oddVBand="0" w:evenVBand="1" w:oddHBand="0" w:evenHBand="0" w:firstRowFirstColumn="0" w:firstRowLastColumn="0" w:lastRowFirstColumn="0" w:lastRowLastColumn="0"/>
            <w:tcW w:w="7443" w:type="dxa"/>
            <w:tcMar/>
            <w:vAlign w:val="center"/>
          </w:tcPr>
          <w:p w:rsidRPr="00B606DD" w:rsidR="007A50DC" w:rsidP="3F1F5300" w:rsidRDefault="00751FC0" w14:paraId="445F74AD" w14:textId="77777777">
            <w:pPr>
              <w:pStyle w:val="Compact"/>
              <w:jc w:val="center"/>
            </w:pPr>
            <w:r w:rsidR="00751FC0">
              <w:rPr/>
              <w:t>"</w:t>
            </w:r>
            <w:r w:rsidR="00751FC0">
              <w:rPr/>
              <w:t>the</w:t>
            </w:r>
            <w:r w:rsidR="00751FC0">
              <w:rPr/>
              <w:t xml:space="preserve"> poor and the underprivileged", "poverty has increased", "methane is a highly potent greenhouse gas"</w:t>
            </w:r>
          </w:p>
        </w:tc>
      </w:tr>
      <w:tr w:rsidRPr="00B606DD" w:rsidR="007A50DC" w:rsidTr="3F1F5300" w14:paraId="2104BC1A" w14:textId="77777777">
        <w:trPr>
          <w:trHeight w:val="300"/>
        </w:trPr>
        <w:tc>
          <w:tcPr>
            <w:cnfStyle w:val="000010000000" w:firstRow="0" w:lastRow="0" w:firstColumn="0" w:lastColumn="0" w:oddVBand="1" w:evenVBand="0" w:oddHBand="0" w:evenHBand="0" w:firstRowFirstColumn="0" w:firstRowLastColumn="0" w:lastRowFirstColumn="0" w:lastRowLastColumn="0"/>
            <w:tcW w:w="2745" w:type="dxa"/>
            <w:tcMar/>
            <w:vAlign w:val="center"/>
          </w:tcPr>
          <w:p w:rsidRPr="00B606DD" w:rsidR="007A50DC" w:rsidP="3F1F5300" w:rsidRDefault="00751FC0" w14:paraId="6F989831" w14:textId="77777777">
            <w:pPr>
              <w:pStyle w:val="Compact"/>
              <w:jc w:val="center"/>
            </w:pPr>
            <w:r w:rsidR="00751FC0">
              <w:rPr/>
              <w:t>Finns</w:t>
            </w:r>
          </w:p>
        </w:tc>
        <w:tc>
          <w:tcPr>
            <w:cnfStyle w:val="000001000000" w:firstRow="0" w:lastRow="0" w:firstColumn="0" w:lastColumn="0" w:oddVBand="0" w:evenVBand="1" w:oddHBand="0" w:evenHBand="0" w:firstRowFirstColumn="0" w:firstRowLastColumn="0" w:lastRowFirstColumn="0" w:lastRowLastColumn="0"/>
            <w:tcW w:w="7443" w:type="dxa"/>
            <w:tcMar/>
            <w:vAlign w:val="center"/>
          </w:tcPr>
          <w:p w:rsidRPr="00B606DD" w:rsidR="007A50DC" w:rsidP="3F1F5300" w:rsidRDefault="00751FC0" w14:paraId="4C1371E2" w14:textId="77777777">
            <w:pPr>
              <w:pStyle w:val="Compact"/>
              <w:jc w:val="center"/>
            </w:pPr>
            <w:r w:rsidR="00751FC0">
              <w:rPr/>
              <w:t>"</w:t>
            </w:r>
            <w:r w:rsidR="00751FC0">
              <w:rPr/>
              <w:t>children</w:t>
            </w:r>
            <w:r w:rsidR="00751FC0">
              <w:rPr/>
              <w:t xml:space="preserve"> who believe in Santa Claus", "more debt leads us on the Greek path"</w:t>
            </w:r>
          </w:p>
        </w:tc>
      </w:tr>
      <w:tr w:rsidRPr="00B606DD" w:rsidR="007A50DC" w:rsidTr="3F1F5300" w14:paraId="4E976461" w14:textId="77777777">
        <w:trPr>
          <w:trHeight w:val="300"/>
        </w:trPr>
        <w:tc>
          <w:tcPr>
            <w:cnfStyle w:val="000010000000" w:firstRow="0" w:lastRow="0" w:firstColumn="0" w:lastColumn="0" w:oddVBand="1" w:evenVBand="0" w:oddHBand="0" w:evenHBand="0" w:firstRowFirstColumn="0" w:firstRowLastColumn="0" w:lastRowFirstColumn="0" w:lastRowLastColumn="0"/>
            <w:tcW w:w="2745" w:type="dxa"/>
            <w:tcMar/>
            <w:vAlign w:val="center"/>
          </w:tcPr>
          <w:p w:rsidRPr="00B606DD" w:rsidR="007A50DC" w:rsidP="3F1F5300" w:rsidRDefault="00751FC0" w14:paraId="4DB0F27C" w14:textId="77777777">
            <w:pPr>
              <w:pStyle w:val="Compact"/>
              <w:jc w:val="center"/>
            </w:pPr>
            <w:r w:rsidR="00751FC0">
              <w:rPr/>
              <w:t>Swedish People’s Party</w:t>
            </w:r>
          </w:p>
        </w:tc>
        <w:tc>
          <w:tcPr>
            <w:cnfStyle w:val="000001000000" w:firstRow="0" w:lastRow="0" w:firstColumn="0" w:lastColumn="0" w:oddVBand="0" w:evenVBand="1" w:oddHBand="0" w:evenHBand="0" w:firstRowFirstColumn="0" w:firstRowLastColumn="0" w:lastRowFirstColumn="0" w:lastRowLastColumn="0"/>
            <w:tcW w:w="7443" w:type="dxa"/>
            <w:tcMar/>
            <w:vAlign w:val="center"/>
          </w:tcPr>
          <w:p w:rsidRPr="00B606DD" w:rsidR="007A50DC" w:rsidP="3F1F5300" w:rsidRDefault="00751FC0" w14:paraId="18534C00" w14:textId="77777777">
            <w:pPr>
              <w:pStyle w:val="Compact"/>
              <w:jc w:val="center"/>
            </w:pPr>
            <w:r w:rsidR="00751FC0">
              <w:rPr/>
              <w:t>"Honoured chairman" (in Swedish), "equality legislation", "I would like to pay attention to our marine conditions"</w:t>
            </w:r>
          </w:p>
        </w:tc>
      </w:tr>
      <w:tr w:rsidRPr="00B606DD" w:rsidR="007A50DC" w:rsidTr="3F1F5300" w14:paraId="66F2818D" w14:textId="77777777">
        <w:trPr>
          <w:trHeight w:val="300"/>
        </w:trPr>
        <w:tc>
          <w:tcPr>
            <w:cnfStyle w:val="000010000000" w:firstRow="0" w:lastRow="0" w:firstColumn="0" w:lastColumn="0" w:oddVBand="1" w:evenVBand="0" w:oddHBand="0" w:evenHBand="0" w:firstRowFirstColumn="0" w:firstRowLastColumn="0" w:lastRowFirstColumn="0" w:lastRowLastColumn="0"/>
            <w:tcW w:w="2745" w:type="dxa"/>
            <w:tcMar/>
            <w:vAlign w:val="center"/>
          </w:tcPr>
          <w:p w:rsidRPr="00B606DD" w:rsidR="007A50DC" w:rsidP="3F1F5300" w:rsidRDefault="00751FC0" w14:paraId="20F2C8EA" w14:textId="77777777">
            <w:pPr>
              <w:pStyle w:val="Compact"/>
              <w:jc w:val="center"/>
            </w:pPr>
            <w:r w:rsidR="00751FC0">
              <w:rPr/>
              <w:t>Christian Democrats</w:t>
            </w:r>
          </w:p>
        </w:tc>
        <w:tc>
          <w:tcPr>
            <w:cnfStyle w:val="000001000000" w:firstRow="0" w:lastRow="0" w:firstColumn="0" w:lastColumn="0" w:oddVBand="0" w:evenVBand="1" w:oddHBand="0" w:evenHBand="0" w:firstRowFirstColumn="0" w:firstRowLastColumn="0" w:lastRowFirstColumn="0" w:lastRowLastColumn="0"/>
            <w:tcW w:w="7443" w:type="dxa"/>
            <w:tcMar/>
            <w:vAlign w:val="center"/>
          </w:tcPr>
          <w:p w:rsidRPr="00B606DD" w:rsidR="007A50DC" w:rsidP="3F1F5300" w:rsidRDefault="00751FC0" w14:paraId="1D126D29" w14:textId="77777777">
            <w:pPr>
              <w:pStyle w:val="Compact"/>
              <w:jc w:val="center"/>
            </w:pPr>
            <w:r w:rsidRPr="3F1F5300" w:rsidR="00751FC0">
              <w:rPr>
                <w:lang w:val="en-GB"/>
              </w:rPr>
              <w:t xml:space="preserve">"people’s health and illness", "abortion law", "risk of </w:t>
            </w:r>
            <w:r w:rsidRPr="3F1F5300" w:rsidR="00751FC0">
              <w:rPr>
                <w:lang w:val="en-GB"/>
              </w:rPr>
              <w:t>fetal</w:t>
            </w:r>
            <w:r w:rsidRPr="3F1F5300" w:rsidR="00751FC0">
              <w:rPr>
                <w:lang w:val="en-GB"/>
              </w:rPr>
              <w:t xml:space="preserve"> disorder"</w:t>
            </w:r>
          </w:p>
        </w:tc>
      </w:tr>
    </w:tbl>
    <w:p w:rsidRPr="00B606DD" w:rsidR="007A50DC" w:rsidP="009E3836" w:rsidRDefault="007A50DC" w14:paraId="0060FF41" w14:textId="77777777">
      <w:pPr>
        <w:pStyle w:val="BodyText"/>
      </w:pPr>
      <w:bookmarkStart w:name="example_party_cues" w:id="15"/>
      <w:bookmarkEnd w:id="15"/>
    </w:p>
    <w:p w:rsidRPr="00B606DD" w:rsidR="007A50DC" w:rsidP="3F1F5300" w:rsidRDefault="00751FC0" w14:paraId="242D0BD9" w14:textId="475B5218">
      <w:pPr>
        <w:pStyle w:val="BodyText"/>
        <w:suppressLineNumbers w:val="0"/>
        <w:bidi w:val="0"/>
        <w:spacing w:before="180" w:beforeAutospacing="off" w:after="180" w:afterAutospacing="off" w:line="259" w:lineRule="auto"/>
        <w:ind w:left="0" w:right="0"/>
        <w:jc w:val="both"/>
        <w:rPr>
          <w:lang w:val="en-GB"/>
        </w:rPr>
        <w:pPrChange w:author="Otto Tarkka" w:date="2025-08-20T06:52:56.633Z">
          <w:pPr>
            <w:pStyle w:val="BodyText"/>
            <w:jc w:val="both"/>
          </w:pPr>
        </w:pPrChange>
      </w:pPr>
      <w:r w:rsidRPr="3F1F5300" w:rsidR="00751FC0">
        <w:rPr>
          <w:lang w:val="en-GB"/>
        </w:rPr>
        <w:t>Most of the SHAP cues discussed above are easy to under</w:t>
      </w:r>
      <w:r w:rsidRPr="3F1F5300" w:rsidR="00751FC0">
        <w:rPr>
          <w:lang w:val="en-GB"/>
        </w:rPr>
        <w:t>stand to</w:t>
      </w:r>
      <w:r w:rsidRPr="3F1F5300" w:rsidR="00751FC0">
        <w:rPr>
          <w:lang w:val="en-GB"/>
        </w:rPr>
        <w:t xml:space="preserve"> anyone with a thorough understanding of the Finnish political parties and their political leanings. However, there are also some surprising findings that are not easily explain</w:t>
      </w:r>
      <w:r w:rsidRPr="3F1F5300" w:rsidR="00751FC0">
        <w:rPr>
          <w:lang w:val="en-GB"/>
        </w:rPr>
        <w:t>able by</w:t>
      </w:r>
      <w:r w:rsidRPr="3F1F5300" w:rsidR="00751FC0">
        <w:rPr>
          <w:lang w:val="en-GB"/>
        </w:rPr>
        <w:t xml:space="preserve"> party politics. For instance, the customary greeting of the </w:t>
      </w:r>
      <w:r w:rsidRPr="3F1F5300" w:rsidR="00751FC0">
        <w:rPr>
          <w:lang w:val="en-GB"/>
        </w:rPr>
        <w:t>chairman</w:t>
      </w:r>
      <w:r w:rsidRPr="3F1F5300" w:rsidR="00751FC0">
        <w:rPr>
          <w:lang w:val="en-GB"/>
        </w:rPr>
        <w:t xml:space="preserve"> or parts </w:t>
      </w:r>
      <w:r w:rsidRPr="3F1F5300" w:rsidR="00751FC0">
        <w:rPr>
          <w:lang w:val="en-GB"/>
        </w:rPr>
        <w:t>of it that</w:t>
      </w:r>
      <w:r w:rsidRPr="3F1F5300" w:rsidR="00751FC0">
        <w:rPr>
          <w:lang w:val="en-GB"/>
        </w:rPr>
        <w:t xml:space="preserve"> starts </w:t>
      </w:r>
      <w:r w:rsidRPr="3F1F5300" w:rsidR="00751FC0">
        <w:rPr>
          <w:lang w:val="en-GB"/>
        </w:rPr>
        <w:t>virtually all</w:t>
      </w:r>
      <w:r w:rsidRPr="3F1F5300" w:rsidR="00751FC0">
        <w:rPr>
          <w:lang w:val="en-GB"/>
        </w:rPr>
        <w:t xml:space="preserve"> speeches, is shown to be a cue phrase of each party at least once in our sample of speeches. Such is the case in Figure </w:t>
      </w:r>
      <w:del w:author="Otto Tarkka" w:date="2025-08-20T06:52:56.598Z" w:id="447283071">
        <w:r>
          <w:fldChar w:fldCharType="begin"/>
        </w:r>
        <w:r>
          <w:delInstrText xml:space="preserve">HYPERLINK "bookmark://fig:shap_example_explanation" </w:delInstrText>
        </w:r>
        <w:r>
          <w:fldChar w:fldCharType="separate"/>
        </w:r>
      </w:del>
      <w:del w:author="Otto Tarkka" w:date="2025-08-20T06:52:56.6Z" w:id="1422055982">
        <w:r w:rsidRPr="3F1F5300" w:rsidDel="00BC7898">
          <w:rPr>
            <w:rStyle w:val="Hyperlink"/>
            <w:lang w:val="en-GB"/>
          </w:rPr>
          <w:delText>5</w:delText>
        </w:r>
      </w:del>
      <w:del w:author="Otto Tarkka" w:date="2025-08-20T06:52:56.598Z" w:id="1983460764">
        <w:r>
          <w:fldChar w:fldCharType="end"/>
        </w:r>
      </w:del>
      <w:ins w:author="Otto Tarkka" w:date="2025-08-20T06:52:56.602Z" w:id="1242731227">
        <w:r w:rsidRPr="3F1F5300" w:rsidR="3B4E66D6">
          <w:rPr>
            <w:lang w:val="en-GB"/>
          </w:rPr>
          <w:t>5</w:t>
        </w:r>
      </w:ins>
      <w:r w:rsidRPr="3F1F5300" w:rsidR="00751FC0">
        <w:rPr>
          <w:lang w:val="en-GB"/>
        </w:rPr>
        <w:t xml:space="preserve">, where the word </w:t>
      </w:r>
      <w:r w:rsidRPr="3F1F5300" w:rsidR="00751FC0">
        <w:rPr>
          <w:i w:val="1"/>
          <w:iCs w:val="1"/>
          <w:lang w:val="en-GB"/>
        </w:rPr>
        <w:t>Arvoisa</w:t>
      </w:r>
      <w:r w:rsidRPr="3F1F5300" w:rsidR="00751FC0">
        <w:rPr>
          <w:lang w:val="en-GB"/>
        </w:rPr>
        <w:t xml:space="preserve"> [Honoured] is the strongest individual cue in the whole speech. Why this is the case, when all parties use the same phrase constantly, is unclear. There are variants of this initial greeting where the explanation does make more sense. For instance, the Finns cue phrase </w:t>
      </w:r>
      <w:r w:rsidRPr="3F1F5300" w:rsidR="00751FC0">
        <w:rPr>
          <w:i w:val="1"/>
          <w:iCs w:val="1"/>
          <w:lang w:val="en-GB"/>
        </w:rPr>
        <w:t>Kunnioitettu</w:t>
      </w:r>
      <w:r w:rsidRPr="3F1F5300" w:rsidR="00751FC0">
        <w:rPr>
          <w:i w:val="1"/>
          <w:iCs w:val="1"/>
          <w:lang w:val="en-GB"/>
        </w:rPr>
        <w:t xml:space="preserve"> </w:t>
      </w:r>
      <w:r w:rsidRPr="3F1F5300" w:rsidR="00751FC0">
        <w:rPr>
          <w:i w:val="1"/>
          <w:iCs w:val="1"/>
          <w:lang w:val="en-GB"/>
        </w:rPr>
        <w:t>puhemies</w:t>
      </w:r>
      <w:r w:rsidRPr="3F1F5300" w:rsidR="00751FC0">
        <w:rPr>
          <w:lang w:val="en-GB"/>
        </w:rPr>
        <w:t xml:space="preserve"> [Esteemed chairman!] is, in fact, used more by the Finns than other parties. At times, the gender of the chair is revealed, when the greeting is </w:t>
      </w:r>
      <w:r w:rsidRPr="3F1F5300" w:rsidR="00751FC0">
        <w:rPr>
          <w:i w:val="1"/>
          <w:iCs w:val="1"/>
          <w:lang w:val="en-GB"/>
        </w:rPr>
        <w:t>Arvoisa</w:t>
      </w:r>
      <w:r w:rsidRPr="3F1F5300" w:rsidR="00751FC0">
        <w:rPr>
          <w:i w:val="1"/>
          <w:iCs w:val="1"/>
          <w:lang w:val="en-GB"/>
        </w:rPr>
        <w:t xml:space="preserve"> (</w:t>
      </w:r>
      <w:r w:rsidRPr="3F1F5300" w:rsidR="00751FC0">
        <w:rPr>
          <w:i w:val="1"/>
          <w:iCs w:val="1"/>
          <w:lang w:val="en-GB"/>
        </w:rPr>
        <w:t>herra</w:t>
      </w:r>
      <w:r w:rsidRPr="3F1F5300" w:rsidR="00751FC0">
        <w:rPr>
          <w:i w:val="1"/>
          <w:iCs w:val="1"/>
          <w:lang w:val="en-GB"/>
        </w:rPr>
        <w:t>/</w:t>
      </w:r>
      <w:r w:rsidRPr="3F1F5300" w:rsidR="00751FC0">
        <w:rPr>
          <w:i w:val="1"/>
          <w:iCs w:val="1"/>
          <w:lang w:val="en-GB"/>
        </w:rPr>
        <w:t>rouva</w:t>
      </w:r>
      <w:r w:rsidRPr="3F1F5300" w:rsidR="00751FC0">
        <w:rPr>
          <w:i w:val="1"/>
          <w:iCs w:val="1"/>
          <w:lang w:val="en-GB"/>
        </w:rPr>
        <w:t xml:space="preserve">) </w:t>
      </w:r>
      <w:r w:rsidRPr="3F1F5300" w:rsidR="00751FC0">
        <w:rPr>
          <w:i w:val="1"/>
          <w:iCs w:val="1"/>
          <w:lang w:val="en-GB"/>
        </w:rPr>
        <w:t>puhemies</w:t>
      </w:r>
      <w:r w:rsidRPr="3F1F5300" w:rsidR="00751FC0">
        <w:rPr>
          <w:lang w:val="en-GB"/>
        </w:rPr>
        <w:t xml:space="preserve"> [Honoured (</w:t>
      </w:r>
      <w:r w:rsidRPr="3F1F5300" w:rsidR="00274480">
        <w:rPr>
          <w:lang w:val="en-GB"/>
        </w:rPr>
        <w:t>Mr. /M</w:t>
      </w:r>
      <w:r w:rsidRPr="3F1F5300" w:rsidR="00751FC0">
        <w:rPr>
          <w:lang w:val="en-GB"/>
        </w:rPr>
        <w:t>rs</w:t>
      </w:r>
      <w:r w:rsidRPr="3F1F5300" w:rsidR="00274480">
        <w:rPr>
          <w:lang w:val="en-GB"/>
        </w:rPr>
        <w:t>.</w:t>
      </w:r>
      <w:r w:rsidRPr="3F1F5300" w:rsidR="00751FC0">
        <w:rPr>
          <w:lang w:val="en-GB"/>
        </w:rPr>
        <w:t xml:space="preserve">) </w:t>
      </w:r>
      <w:r w:rsidRPr="3F1F5300" w:rsidR="00751FC0">
        <w:rPr>
          <w:lang w:val="en-GB"/>
        </w:rPr>
        <w:t>chairman</w:t>
      </w:r>
      <w:r w:rsidRPr="3F1F5300" w:rsidR="00751FC0">
        <w:rPr>
          <w:lang w:val="en-GB"/>
        </w:rPr>
        <w:t xml:space="preserve">!]. This gendered honorific is sometimes a cue phrase, suggesting that the model has learned some temporal cues, as the </w:t>
      </w:r>
      <w:r w:rsidRPr="3F1F5300" w:rsidR="00751FC0">
        <w:rPr>
          <w:lang w:val="en-GB"/>
        </w:rPr>
        <w:t>chairman</w:t>
      </w:r>
      <w:r w:rsidRPr="3F1F5300" w:rsidR="00751FC0">
        <w:rPr>
          <w:lang w:val="en-GB"/>
        </w:rPr>
        <w:t xml:space="preserve"> is at times a woman and at others a man. Other puzzling explanatory phrases are rhetorical cues that are mostly function words. As discussed above, sometimes they can be attributed to the style and rhetoric of individual speakers that the model has learned to recognise. At other times, the reason is much more obscure. Such is the example of </w:t>
      </w:r>
      <w:r w:rsidRPr="3F1F5300" w:rsidR="00751FC0">
        <w:rPr>
          <w:i w:val="1"/>
          <w:iCs w:val="1"/>
          <w:lang w:val="en-GB"/>
        </w:rPr>
        <w:t>sen</w:t>
      </w:r>
      <w:r w:rsidRPr="3F1F5300" w:rsidR="00751FC0">
        <w:rPr>
          <w:i w:val="1"/>
          <w:iCs w:val="1"/>
          <w:lang w:val="en-GB"/>
        </w:rPr>
        <w:t xml:space="preserve"> </w:t>
      </w:r>
      <w:r w:rsidRPr="3F1F5300" w:rsidR="00751FC0">
        <w:rPr>
          <w:i w:val="1"/>
          <w:iCs w:val="1"/>
          <w:lang w:val="en-GB"/>
        </w:rPr>
        <w:t>tähden</w:t>
      </w:r>
      <w:r w:rsidRPr="3F1F5300" w:rsidR="00751FC0">
        <w:rPr>
          <w:i w:val="1"/>
          <w:iCs w:val="1"/>
          <w:lang w:val="en-GB"/>
        </w:rPr>
        <w:t xml:space="preserve"> </w:t>
      </w:r>
      <w:r w:rsidRPr="3F1F5300" w:rsidR="00751FC0">
        <w:rPr>
          <w:i w:val="1"/>
          <w:iCs w:val="1"/>
          <w:lang w:val="en-GB"/>
        </w:rPr>
        <w:t>minusta</w:t>
      </w:r>
      <w:r w:rsidRPr="3F1F5300" w:rsidR="00751FC0">
        <w:rPr>
          <w:i w:val="1"/>
          <w:iCs w:val="1"/>
          <w:lang w:val="en-GB"/>
        </w:rPr>
        <w:t xml:space="preserve"> </w:t>
      </w:r>
      <w:r w:rsidRPr="3F1F5300" w:rsidR="00751FC0">
        <w:rPr>
          <w:i w:val="1"/>
          <w:iCs w:val="1"/>
          <w:lang w:val="en-GB"/>
        </w:rPr>
        <w:t>tässä</w:t>
      </w:r>
      <w:r w:rsidRPr="3F1F5300" w:rsidR="00751FC0">
        <w:rPr>
          <w:lang w:val="en-GB"/>
        </w:rPr>
        <w:t xml:space="preserve"> [because of that I think here], which is shown to be a strong cue phrase indicating the Centre. This exact phrase appears only once in the training data and when it does, it is spoken by a member of another party, namely the Christian Democrats. Yet, focusing on only the beginning of this phrase, we realised that the Centre MP Timo Kalli use</w:t>
      </w:r>
      <w:ins w:author="Otto Tarkka" w:date="2025-08-20T06:52:40.761Z" w:id="211699015">
        <w:r w:rsidRPr="3F1F5300" w:rsidR="488FBB23">
          <w:rPr>
            <w:lang w:val="en-GB"/>
          </w:rPr>
          <w:t>s</w:t>
        </w:r>
      </w:ins>
      <w:del w:author="Otto Tarkka" w:date="2025-08-20T06:52:40.632Z" w:id="1534166451">
        <w:r w:rsidRPr="3F1F5300" w:rsidDel="00751FC0">
          <w:rPr>
            <w:lang w:val="en-GB"/>
          </w:rPr>
          <w:delText>d</w:delText>
        </w:r>
      </w:del>
      <w:r w:rsidRPr="3F1F5300" w:rsidR="00751FC0">
        <w:rPr>
          <w:lang w:val="en-GB"/>
        </w:rPr>
        <w:t xml:space="preserve"> the phrase </w:t>
      </w:r>
      <w:r w:rsidRPr="3F1F5300" w:rsidR="00751FC0">
        <w:rPr>
          <w:i w:val="1"/>
          <w:iCs w:val="1"/>
          <w:lang w:val="en-GB"/>
        </w:rPr>
        <w:t>sen</w:t>
      </w:r>
      <w:r w:rsidRPr="3F1F5300" w:rsidR="00751FC0">
        <w:rPr>
          <w:i w:val="1"/>
          <w:iCs w:val="1"/>
          <w:lang w:val="en-GB"/>
        </w:rPr>
        <w:t xml:space="preserve"> </w:t>
      </w:r>
      <w:r w:rsidRPr="3F1F5300" w:rsidR="00751FC0">
        <w:rPr>
          <w:i w:val="1"/>
          <w:iCs w:val="1"/>
          <w:lang w:val="en-GB"/>
        </w:rPr>
        <w:t>tähden</w:t>
      </w:r>
      <w:r w:rsidRPr="3F1F5300" w:rsidR="00751FC0">
        <w:rPr>
          <w:lang w:val="en-GB"/>
        </w:rPr>
        <w:t xml:space="preserve"> [because of that] 213 times in 141 speeches in the training data. In total this phrase </w:t>
      </w:r>
      <w:del w:author="Otto Tarkka" w:date="2025-08-20T06:52:56.544Z" w:id="1161026484">
        <w:r w:rsidRPr="3F1F5300" w:rsidDel="00751FC0">
          <w:rPr>
            <w:lang w:val="en-GB"/>
          </w:rPr>
          <w:delText>was use</w:delText>
        </w:r>
        <w:r w:rsidRPr="3F1F5300" w:rsidDel="00751FC0">
          <w:rPr>
            <w:lang w:val="en-GB"/>
          </w:rPr>
          <w:delText>d</w:delText>
        </w:r>
      </w:del>
      <w:ins w:author="Otto Tarkka" w:date="2025-08-20T06:53:05.994Z" w:id="1890462067">
        <w:r w:rsidRPr="3F1F5300" w:rsidR="21A540E3">
          <w:rPr>
            <w:lang w:val="en-GB"/>
          </w:rPr>
          <w:t>appears</w:t>
        </w:r>
      </w:ins>
      <w:r w:rsidRPr="3F1F5300" w:rsidR="00751FC0">
        <w:rPr>
          <w:lang w:val="en-GB"/>
        </w:rPr>
        <w:t xml:space="preserve"> 1190 times in 991 speeches in the training data, which means that MP Kalli was responsible for </w:t>
      </w:r>
      <w:ins w:author="Otto Tarkka" w:date="2025-08-20T06:53:29.457Z" w:id="441715637">
        <w:r w:rsidRPr="3F1F5300" w:rsidR="3D84B918">
          <w:rPr>
            <w:lang w:val="en-GB"/>
          </w:rPr>
          <w:t>roughly</w:t>
        </w:r>
      </w:ins>
      <w:del w:author="Otto Tarkka" w:date="2025-08-20T06:53:27.46Z" w:id="806442064">
        <w:r w:rsidRPr="3F1F5300" w:rsidDel="00751FC0">
          <w:rPr>
            <w:lang w:val="en-GB"/>
          </w:rPr>
          <w:delText xml:space="preserve">around </w:delText>
        </w:r>
      </w:del>
      <w:r w:rsidRPr="3F1F5300" w:rsidR="00751FC0">
        <w:rPr>
          <w:lang w:val="en-GB"/>
        </w:rPr>
        <w:t xml:space="preserve">18% of all uses. Even though MP Kalli is not a particularly active speaker, </w:t>
      </w:r>
      <w:r w:rsidRPr="3F1F5300" w:rsidR="00751FC0">
        <w:rPr>
          <w:lang w:val="en-GB"/>
        </w:rPr>
        <w:t>it seems that the model</w:t>
      </w:r>
      <w:r w:rsidRPr="3F1F5300" w:rsidR="00751FC0">
        <w:rPr>
          <w:lang w:val="en-GB"/>
        </w:rPr>
        <w:t xml:space="preserve"> has noticed this </w:t>
      </w:r>
      <w:r w:rsidRPr="3F1F5300" w:rsidR="00751FC0">
        <w:rPr>
          <w:lang w:val="en-GB"/>
        </w:rPr>
        <w:t>particular idiosyncrasy</w:t>
      </w:r>
      <w:r w:rsidRPr="3F1F5300" w:rsidR="00751FC0">
        <w:rPr>
          <w:lang w:val="en-GB"/>
        </w:rPr>
        <w:t xml:space="preserve"> of one Centre MP and has thus come to associate it with the Centre party. Lastly, the SHAP explanations show that even though mentions of party names were removed and replaced with [PARTY], the model still learned to predict who is being referenced based on the verb in the sentence. The Finns and the Christian Democrats are the only parties</w:t>
      </w:r>
      <w:del w:author="Otto Tarkka" w:date="2025-08-20T06:54:02.861Z" w:id="1832925619">
        <w:r w:rsidRPr="3F1F5300" w:rsidDel="00751FC0">
          <w:rPr>
            <w:lang w:val="en-GB"/>
          </w:rPr>
          <w:delText>,</w:delText>
        </w:r>
      </w:del>
      <w:r w:rsidRPr="3F1F5300" w:rsidR="00751FC0">
        <w:rPr>
          <w:lang w:val="en-GB"/>
        </w:rPr>
        <w:t xml:space="preserve"> whose name is in plural form. Hence, when [PARTY] is the subject </w:t>
      </w:r>
      <w:ins w:author="Otto Tarkka" w:date="2025-08-20T06:54:25.093Z" w:id="1303712044">
        <w:r w:rsidRPr="3F1F5300" w:rsidR="0FDE899E">
          <w:rPr>
            <w:lang w:val="en-GB"/>
          </w:rPr>
          <w:t xml:space="preserve">of the clause </w:t>
        </w:r>
      </w:ins>
      <w:r w:rsidRPr="3F1F5300" w:rsidR="00751FC0">
        <w:rPr>
          <w:lang w:val="en-GB"/>
        </w:rPr>
        <w:t>and the verb is in plural form, the model knows that [PARTY] must be one of these two parties.</w:t>
      </w:r>
    </w:p>
    <w:p w:rsidRPr="00B606DD" w:rsidR="007A50DC" w:rsidP="00BC7898" w:rsidRDefault="00751FC0" w14:paraId="6F2C5641" w14:textId="77777777">
      <w:pPr>
        <w:pStyle w:val="BodyText"/>
        <w:jc w:val="both"/>
      </w:pPr>
      <w:r w:rsidRPr="00B606DD">
        <w:t xml:space="preserve">In sum, our results show that the model has learned to identify the parties with decent accuracy and that the Swedish People’s </w:t>
      </w:r>
      <w:proofErr w:type="gramStart"/>
      <w:r w:rsidRPr="00B606DD">
        <w:t>Party</w:t>
      </w:r>
      <w:proofErr w:type="gramEnd"/>
      <w:r w:rsidRPr="00B606DD">
        <w:t xml:space="preserve"> and the Finns are the most distinctive. When the model misclassifies speeches, it most often gives the label of one of the three largest parties. The model has learned to recognise the political leanings of the parties but also uses rhetorical cues to make its predictions.</w:t>
      </w:r>
    </w:p>
    <w:p w:rsidRPr="00B606DD" w:rsidR="007A50DC" w:rsidRDefault="00751FC0" w14:paraId="12F5DC59" w14:textId="77777777">
      <w:pPr>
        <w:pStyle w:val="Heading2"/>
      </w:pPr>
      <w:bookmarkStart w:name="questionnaire-responses" w:id="16"/>
      <w:bookmarkEnd w:id="14"/>
      <w:r w:rsidRPr="00B606DD">
        <w:t>Questionnaire responses</w:t>
      </w:r>
    </w:p>
    <w:p w:rsidRPr="00B606DD" w:rsidR="007A50DC" w:rsidP="0040437F" w:rsidRDefault="00751FC0" w14:paraId="7D1308FC" w14:textId="2D610996">
      <w:pPr>
        <w:pStyle w:val="FirstParagraph"/>
        <w:jc w:val="both"/>
      </w:pPr>
      <w:ins w:author="Otto Tarkka" w:date="2025-08-08T09:12:32.921Z" w:id="2070942273">
        <w:r w:rsidR="6D0003F3">
          <w:t xml:space="preserve">A total of </w:t>
        </w:r>
      </w:ins>
      <w:r w:rsidR="332D585F">
        <w:rPr/>
        <w:t>438 people responded</w:t>
      </w:r>
      <w:r w:rsidR="332D585F">
        <w:rPr/>
        <w:t xml:space="preserve"> to the questionnaire. Each respondent </w:t>
      </w:r>
      <w:r w:rsidR="332D585F">
        <w:rPr/>
        <w:t>label</w:t>
      </w:r>
      <w:del w:author="Otto Tarkka" w:date="2025-08-20T13:10:09.225Z" w:id="898730346">
        <w:r w:rsidDel="332D585F">
          <w:delText>l</w:delText>
        </w:r>
      </w:del>
      <w:r w:rsidR="332D585F">
        <w:rPr/>
        <w:t xml:space="preserve">ed five speeches resulting in a total of 2190 responses. Each speech was </w:t>
      </w:r>
      <w:r w:rsidR="332D585F">
        <w:rPr/>
        <w:t>label</w:t>
      </w:r>
      <w:del w:author="Otto Tarkka" w:date="2025-08-20T13:10:14.07Z" w:id="476849960">
        <w:r w:rsidDel="332D585F">
          <w:delText>l</w:delText>
        </w:r>
      </w:del>
      <w:r w:rsidR="332D585F">
        <w:rPr/>
        <w:t xml:space="preserve">ed between 15 and 28 times. Model accuracy on the </w:t>
      </w:r>
      <w:bookmarkStart w:name="_Int_czPNqVLe" w:id="86347697"/>
      <w:del w:author="Otto Tarkka" w:date="2025-08-20T06:55:38.385Z" w:id="1729769506">
        <w:r w:rsidDel="332D585F">
          <w:delText>100 speech</w:delText>
        </w:r>
      </w:del>
      <w:ins w:author="Otto Tarkka" w:date="2025-08-20T06:55:38.39Z" w:id="479090292">
        <w:r w:rsidR="199C6795">
          <w:t>100-speech</w:t>
        </w:r>
      </w:ins>
      <w:bookmarkEnd w:id="86347697"/>
      <w:r w:rsidR="332D585F">
        <w:rPr/>
        <w:t xml:space="preserve"> sample dataset was 62%, </w:t>
      </w:r>
      <w:r w:rsidR="332D585F">
        <w:rPr/>
        <w:t>whereas</w:t>
      </w:r>
      <w:r w:rsidR="332D585F">
        <w:rPr/>
        <w:t xml:space="preserve"> human accuracy was only 30%. In terms of F1 scores, the respondents correctly </w:t>
      </w:r>
      <w:r w:rsidR="332D585F">
        <w:rPr/>
        <w:t>identified</w:t>
      </w:r>
      <w:r w:rsidR="332D585F">
        <w:rPr/>
        <w:t xml:space="preserve"> speeches from the Finns most often, closely followed by the National Coalition and the Swedish People’s Party, as shown in Table </w:t>
      </w:r>
      <w:hyperlink w:anchor="human_F1-scores">
        <w:r w:rsidRPr="3F1F5300" w:rsidR="332D585F">
          <w:rPr>
            <w:rStyle w:val="Hyperlink"/>
          </w:rPr>
          <w:t>3</w:t>
        </w:r>
      </w:hyperlink>
      <w:r w:rsidRPr="3F1F5300" w:rsidR="331C4073">
        <w:rPr>
          <w:rStyle w:val="Hyperlink"/>
        </w:rPr>
        <w:t xml:space="preserve"> </w:t>
      </w:r>
      <w:r w:rsidRPr="3F1F5300" w:rsidR="331C4073">
        <w:rPr>
          <w:rStyle w:val="Hyperlink"/>
          <w:color w:val="000000" w:themeColor="text1" w:themeTint="FF" w:themeShade="FF"/>
        </w:rPr>
        <w:t xml:space="preserve">and Figure </w:t>
      </w:r>
      <w:r w:rsidRPr="3F1F5300" w:rsidR="331C4073">
        <w:rPr>
          <w:rStyle w:val="Hyperlink"/>
        </w:rPr>
        <w:t>6</w:t>
      </w:r>
      <w:r w:rsidR="332D585F">
        <w:rPr/>
        <w:t xml:space="preserve">. This result is </w:t>
      </w:r>
      <w:r w:rsidR="332D585F">
        <w:rPr/>
        <w:t>similar to</w:t>
      </w:r>
      <w:r w:rsidR="332D585F">
        <w:rPr/>
        <w:t xml:space="preserve"> model performance, reinforcing the notion that the Finns and the Swedish People’s Party are distinctive. Conversely, responses were least often correct with Christian Democrats’ speeches, where respondents reached an F1 score of just 0.15. Respondents were asked to report their own estimate of their political knowledge but, surprisingly, we found no correlation between reported political knowledge and accuracy in </w:t>
      </w:r>
      <w:r w:rsidR="332D585F">
        <w:rPr/>
        <w:t>identifying</w:t>
      </w:r>
      <w:r w:rsidR="332D585F">
        <w:rPr/>
        <w:t xml:space="preserve"> speeches. In terms of confidence, respondents gave an average score of 3.1 (1 = </w:t>
      </w:r>
      <w:r w:rsidR="332D585F">
        <w:rPr/>
        <w:t>very confident</w:t>
      </w:r>
      <w:r w:rsidR="332D585F">
        <w:rPr/>
        <w:t xml:space="preserve">, 5 = not at all confident). We found that confidence correlates with accuracy. The respondents found some speeches easier to connect to a party as </w:t>
      </w:r>
      <w:r w:rsidR="332D585F">
        <w:rPr/>
        <w:t>evidenced</w:t>
      </w:r>
      <w:r w:rsidR="332D585F">
        <w:rPr/>
        <w:t xml:space="preserve"> by high accuracy and high confidence score, while others were much harder.</w:t>
      </w:r>
    </w:p>
    <w:p w:rsidRPr="00B606DD" w:rsidR="001A77E4" w:rsidP="001A77E4" w:rsidRDefault="002F4DF8" w14:paraId="492ED7DA" w14:textId="77777777">
      <w:pPr>
        <w:pStyle w:val="ImageCaption"/>
        <w:keepNext/>
        <w:jc w:val="center"/>
      </w:pPr>
      <w:r w:rsidRPr="00B606DD">
        <w:drawing>
          <wp:inline distT="0" distB="0" distL="0" distR="0" wp14:anchorId="16703D2B" wp14:editId="3E8831FE">
            <wp:extent cx="6332220" cy="2534285"/>
            <wp:effectExtent l="0" t="0" r="0" b="0"/>
            <wp:docPr id="1996866531" name="Picture 1" descr="A screenshot of a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866531" name="Picture 1" descr="A screenshot of a chart&#10;&#10;Description automatically generated"/>
                    <pic:cNvPicPr/>
                  </pic:nvPicPr>
                  <pic:blipFill>
                    <a:blip r:embed="rId13"/>
                    <a:stretch>
                      <a:fillRect/>
                    </a:stretch>
                  </pic:blipFill>
                  <pic:spPr>
                    <a:xfrm>
                      <a:off x="0" y="0"/>
                      <a:ext cx="6332220" cy="2534285"/>
                    </a:xfrm>
                    <a:prstGeom prst="rect">
                      <a:avLst/>
                    </a:prstGeom>
                  </pic:spPr>
                </pic:pic>
              </a:graphicData>
            </a:graphic>
          </wp:inline>
        </w:drawing>
      </w:r>
    </w:p>
    <w:p w:rsidRPr="00B606DD" w:rsidR="007A50DC" w:rsidP="002F4DF8" w:rsidRDefault="002F4DF8" w14:paraId="3188B44B" w14:textId="7C4384DB">
      <w:pPr>
        <w:pStyle w:val="ImageCaption"/>
        <w:ind w:firstLine="720"/>
        <w:rPr>
          <w:sz w:val="20"/>
          <w:szCs w:val="20"/>
        </w:rPr>
      </w:pPr>
      <w:r w:rsidRPr="00B606DD">
        <w:rPr>
          <w:sz w:val="20"/>
          <w:szCs w:val="20"/>
        </w:rPr>
        <w:t>(a)</w:t>
      </w:r>
      <w:r w:rsidRPr="00B606DD" w:rsidR="00751FC0">
        <w:rPr>
          <w:sz w:val="20"/>
          <w:szCs w:val="20"/>
        </w:rPr>
        <w:t>Confusion matrix with absolute values.</w:t>
      </w:r>
      <w:r w:rsidRPr="00B606DD">
        <w:rPr>
          <w:sz w:val="20"/>
          <w:szCs w:val="20"/>
        </w:rPr>
        <w:tab/>
      </w:r>
      <w:r w:rsidRPr="00B606DD">
        <w:rPr>
          <w:sz w:val="20"/>
          <w:szCs w:val="20"/>
        </w:rPr>
        <w:tab/>
      </w:r>
      <w:r w:rsidRPr="00B606DD">
        <w:rPr>
          <w:sz w:val="20"/>
          <w:szCs w:val="20"/>
        </w:rPr>
        <w:tab/>
      </w:r>
      <w:r w:rsidRPr="00B606DD">
        <w:rPr>
          <w:sz w:val="20"/>
          <w:szCs w:val="20"/>
        </w:rPr>
        <w:t>(b)</w:t>
      </w:r>
      <w:bookmarkStart w:name="fig:subim2" w:id="17"/>
      <w:r w:rsidRPr="00B606DD">
        <w:rPr>
          <w:sz w:val="20"/>
          <w:szCs w:val="20"/>
        </w:rPr>
        <w:t xml:space="preserve"> </w:t>
      </w:r>
      <w:r w:rsidRPr="00B606DD" w:rsidR="00751FC0">
        <w:rPr>
          <w:sz w:val="20"/>
          <w:szCs w:val="20"/>
        </w:rPr>
        <w:t>Confusion matrix with relative values.</w:t>
      </w:r>
      <w:bookmarkEnd w:id="17"/>
    </w:p>
    <w:p w:rsidRPr="00B606DD" w:rsidR="002D0FD1" w:rsidP="002D0FD1" w:rsidRDefault="002D0FD1" w14:paraId="48F21736" w14:textId="66D6AD5D">
      <w:pPr>
        <w:pStyle w:val="ImageCaption"/>
        <w:jc w:val="center"/>
      </w:pPr>
      <w:r w:rsidRPr="00B606DD">
        <w:t>Figure 6 Confusion matrices showing how well questionnaire respondents identified the correct parties.</w:t>
      </w:r>
    </w:p>
    <w:p w:rsidRPr="00B606DD" w:rsidR="007A50DC" w:rsidRDefault="007A50DC" w14:paraId="647977F0" w14:textId="33DD4074">
      <w:pPr>
        <w:pStyle w:val="ImageCaption"/>
      </w:pPr>
    </w:p>
    <w:p w:rsidRPr="00B606DD" w:rsidR="007A50DC" w:rsidP="002640C4" w:rsidRDefault="00751FC0" w14:paraId="22FB1219" w14:textId="6F4894E8">
      <w:pPr>
        <w:pStyle w:val="BodyText"/>
        <w:jc w:val="both"/>
      </w:pPr>
      <w:r w:rsidR="00751FC0">
        <w:rPr/>
        <w:t xml:space="preserve">Although the respondents did not perform too well in </w:t>
      </w:r>
      <w:r w:rsidR="00751FC0">
        <w:rPr/>
        <w:t>identifying</w:t>
      </w:r>
      <w:r w:rsidR="00751FC0">
        <w:rPr/>
        <w:t xml:space="preserve"> party-specific political speech, they performed far better when measured against their ability to </w:t>
      </w:r>
      <w:r w:rsidR="00751FC0">
        <w:rPr/>
        <w:t>identify</w:t>
      </w:r>
      <w:r w:rsidR="00751FC0">
        <w:rPr/>
        <w:t xml:space="preserve"> ideological similarities. If we use a simple left-right typology for the Finnish party landscape, the success rate for </w:t>
      </w:r>
      <w:r w:rsidR="00751FC0">
        <w:rPr/>
        <w:t>identifying</w:t>
      </w:r>
      <w:r w:rsidR="00751FC0">
        <w:rPr/>
        <w:t xml:space="preserve"> left-wing speakers </w:t>
      </w:r>
      <w:ins w:author="Otto Tarkka" w:date="2025-08-20T06:58:55.654Z" w:id="816608409">
        <w:r w:rsidR="26A3018A">
          <w:t>was</w:t>
        </w:r>
      </w:ins>
      <w:del w:author="Otto Tarkka" w:date="2025-08-20T06:58:54.012Z" w:id="1316923589">
        <w:r w:rsidDel="00751FC0">
          <w:delText>is</w:delText>
        </w:r>
      </w:del>
      <w:r w:rsidR="00751FC0">
        <w:rPr/>
        <w:t xml:space="preserve"> 50.3</w:t>
      </w:r>
      <w:r w:rsidR="00486D1E">
        <w:rPr/>
        <w:t>%</w:t>
      </w:r>
      <w:r w:rsidR="00751FC0">
        <w:rPr/>
        <w:t xml:space="preserve">, </w:t>
      </w:r>
      <w:r w:rsidR="00486D1E">
        <w:rPr/>
        <w:t xml:space="preserve">and </w:t>
      </w:r>
      <w:r w:rsidR="00751FC0">
        <w:rPr/>
        <w:t>for right-wing speakers 71.5</w:t>
      </w:r>
      <w:r w:rsidR="00486D1E">
        <w:rPr/>
        <w:t>%</w:t>
      </w:r>
      <w:r w:rsidR="00751FC0">
        <w:rPr/>
        <w:t xml:space="preserve">. In this respect, our </w:t>
      </w:r>
      <w:r w:rsidR="00751FC0">
        <w:rPr/>
        <w:t xml:space="preserve">results </w:t>
      </w:r>
      <w:r w:rsidR="00751FC0">
        <w:rPr/>
        <w:t>indicate</w:t>
      </w:r>
      <w:r w:rsidR="00751FC0">
        <w:rPr/>
        <w:t xml:space="preserve"> that respondent right-wing speaking is </w:t>
      </w:r>
      <w:r w:rsidR="00751FC0">
        <w:rPr/>
        <w:t>somewhat easier</w:t>
      </w:r>
      <w:r w:rsidR="00751FC0">
        <w:rPr/>
        <w:t xml:space="preserve"> to </w:t>
      </w:r>
      <w:r w:rsidR="00751FC0">
        <w:rPr/>
        <w:t>identify</w:t>
      </w:r>
      <w:r w:rsidR="00751FC0">
        <w:rPr/>
        <w:t>. However, more research with different political texts and covering different contexts and periods of time is needed to obtain a clearer picture about this.</w:t>
      </w:r>
    </w:p>
    <w:p w:rsidRPr="00B606DD" w:rsidR="0040437F" w:rsidP="0040437F" w:rsidRDefault="0040437F" w14:paraId="465B7CCA" w14:textId="68731A6F">
      <w:pPr>
        <w:pStyle w:val="Caption"/>
        <w:keepNext/>
        <w:jc w:val="center"/>
      </w:pPr>
      <w:r w:rsidRPr="00B606DD">
        <w:t xml:space="preserve">Table </w:t>
      </w:r>
      <w:r w:rsidRPr="00B606DD">
        <w:fldChar w:fldCharType="begin"/>
      </w:r>
      <w:r w:rsidRPr="00B606DD">
        <w:instrText xml:space="preserve"> SEQ Table \* ARABIC </w:instrText>
      </w:r>
      <w:r w:rsidRPr="00B606DD">
        <w:fldChar w:fldCharType="separate"/>
      </w:r>
      <w:r w:rsidRPr="00B606DD" w:rsidR="00413CB2">
        <w:t>3</w:t>
      </w:r>
      <w:r w:rsidRPr="00B606DD">
        <w:fldChar w:fldCharType="end"/>
      </w:r>
      <w:r w:rsidRPr="00B606DD">
        <w:t xml:space="preserve"> Party-wise F1 scores of human responses.</w:t>
      </w:r>
    </w:p>
    <w:tbl>
      <w:tblPr>
        <w:tblStyle w:val="Table"/>
        <w:tblW w:w="6306" w:type="dxa"/>
        <w:jc w:val="center"/>
        <w:tblBorders>
          <w:insideH w:val="single" w:color="000000" w:themeColor="text1" w:sz="12"/>
          <w:insideV w:val="single" w:color="000000" w:themeColor="text1" w:sz="12"/>
        </w:tblBorders>
        <w:tblLook w:val="0020" w:firstRow="1" w:lastRow="0" w:firstColumn="0" w:lastColumn="0" w:noHBand="0" w:noVBand="0"/>
      </w:tblPr>
      <w:tblGrid>
        <w:gridCol w:w="555"/>
        <w:gridCol w:w="750"/>
        <w:gridCol w:w="750"/>
        <w:gridCol w:w="885"/>
        <w:gridCol w:w="840"/>
        <w:gridCol w:w="750"/>
        <w:gridCol w:w="750"/>
        <w:gridCol w:w="750"/>
        <w:gridCol w:w="750"/>
      </w:tblGrid>
      <w:tr w:rsidRPr="00B606DD" w:rsidR="007A50DC" w:rsidTr="3F1F5300" w14:paraId="56EA9A35" w14:textId="77777777">
        <w:trPr>
          <w:cnfStyle w:val="100000000000" w:firstRow="1" w:lastRow="0" w:firstColumn="0" w:lastColumn="0" w:oddVBand="0" w:evenVBand="0" w:oddHBand="0" w:evenHBand="0" w:firstRowFirstColumn="0" w:firstRowLastColumn="0" w:lastRowFirstColumn="0" w:lastRowLastColumn="0"/>
          <w:tblHeader/>
          <w:trHeight w:val="300"/>
        </w:trPr>
        <w:tc>
          <w:tcPr>
            <w:cnfStyle w:val="000010000000" w:firstRow="0" w:lastRow="0" w:firstColumn="0" w:lastColumn="0" w:oddVBand="1" w:evenVBand="0" w:oddHBand="0" w:evenHBand="0" w:firstRowFirstColumn="0" w:firstRowLastColumn="0" w:lastRowFirstColumn="0" w:lastRowLastColumn="0"/>
            <w:tcW w:w="555" w:type="dxa"/>
            <w:tcMar/>
            <w:vAlign w:val="center"/>
          </w:tcPr>
          <w:p w:rsidRPr="00B606DD" w:rsidR="007A50DC" w:rsidP="0040437F" w:rsidRDefault="007A50DC" w14:paraId="2552AA84" w14:textId="77777777">
            <w:pPr>
              <w:pStyle w:val="Compact"/>
              <w:jc w:val="center"/>
            </w:pPr>
          </w:p>
        </w:tc>
        <w:tc>
          <w:tcPr>
            <w:cnfStyle w:val="000001000000" w:firstRow="0" w:lastRow="0" w:firstColumn="0" w:lastColumn="0" w:oddVBand="0" w:evenVBand="1" w:oddHBand="0" w:evenHBand="0" w:firstRowFirstColumn="0" w:firstRowLastColumn="0" w:lastRowFirstColumn="0" w:lastRowLastColumn="0"/>
            <w:tcW w:w="750" w:type="dxa"/>
            <w:tcMar/>
            <w:vAlign w:val="center"/>
          </w:tcPr>
          <w:p w:rsidRPr="00B606DD" w:rsidR="007A50DC" w:rsidP="0040437F" w:rsidRDefault="00751FC0" w14:paraId="6F645029" w14:textId="77777777">
            <w:pPr>
              <w:pStyle w:val="Compact"/>
              <w:jc w:val="center"/>
            </w:pPr>
            <w:r w:rsidRPr="00B606DD">
              <w:t>SDP</w:t>
            </w:r>
          </w:p>
        </w:tc>
        <w:tc>
          <w:tcPr>
            <w:cnfStyle w:val="000010000000" w:firstRow="0" w:lastRow="0" w:firstColumn="0" w:lastColumn="0" w:oddVBand="1" w:evenVBand="0" w:oddHBand="0" w:evenHBand="0" w:firstRowFirstColumn="0" w:firstRowLastColumn="0" w:lastRowFirstColumn="0" w:lastRowLastColumn="0"/>
            <w:tcW w:w="750" w:type="dxa"/>
            <w:tcMar/>
            <w:vAlign w:val="center"/>
          </w:tcPr>
          <w:p w:rsidRPr="00B606DD" w:rsidR="007A50DC" w:rsidP="0040437F" w:rsidRDefault="00751FC0" w14:paraId="7664164C" w14:textId="77777777">
            <w:pPr>
              <w:pStyle w:val="Compact"/>
              <w:jc w:val="center"/>
            </w:pPr>
            <w:r w:rsidRPr="00B606DD">
              <w:t>KOK</w:t>
            </w:r>
          </w:p>
        </w:tc>
        <w:tc>
          <w:tcPr>
            <w:cnfStyle w:val="000001000000" w:firstRow="0" w:lastRow="0" w:firstColumn="0" w:lastColumn="0" w:oddVBand="0" w:evenVBand="1" w:oddHBand="0" w:evenHBand="0" w:firstRowFirstColumn="0" w:firstRowLastColumn="0" w:lastRowFirstColumn="0" w:lastRowLastColumn="0"/>
            <w:tcW w:w="885" w:type="dxa"/>
            <w:tcMar/>
            <w:vAlign w:val="center"/>
          </w:tcPr>
          <w:p w:rsidRPr="00B606DD" w:rsidR="007A50DC" w:rsidP="0040437F" w:rsidRDefault="00751FC0" w14:paraId="78B866E7" w14:textId="77777777">
            <w:pPr>
              <w:pStyle w:val="Compact"/>
              <w:jc w:val="center"/>
            </w:pPr>
            <w:r w:rsidRPr="00B606DD">
              <w:t>KESK</w:t>
            </w:r>
          </w:p>
        </w:tc>
        <w:tc>
          <w:tcPr>
            <w:cnfStyle w:val="000010000000" w:firstRow="0" w:lastRow="0" w:firstColumn="0" w:lastColumn="0" w:oddVBand="1" w:evenVBand="0" w:oddHBand="0" w:evenHBand="0" w:firstRowFirstColumn="0" w:firstRowLastColumn="0" w:lastRowFirstColumn="0" w:lastRowLastColumn="0"/>
            <w:tcW w:w="840" w:type="dxa"/>
            <w:tcMar/>
            <w:vAlign w:val="center"/>
          </w:tcPr>
          <w:p w:rsidRPr="00B606DD" w:rsidR="007A50DC" w:rsidP="0040437F" w:rsidRDefault="00751FC0" w14:paraId="5550B184" w14:textId="77777777">
            <w:pPr>
              <w:pStyle w:val="Compact"/>
              <w:jc w:val="center"/>
            </w:pPr>
            <w:r w:rsidRPr="00B606DD">
              <w:t>VIHR</w:t>
            </w:r>
          </w:p>
        </w:tc>
        <w:tc>
          <w:tcPr>
            <w:cnfStyle w:val="000001000000" w:firstRow="0" w:lastRow="0" w:firstColumn="0" w:lastColumn="0" w:oddVBand="0" w:evenVBand="1" w:oddHBand="0" w:evenHBand="0" w:firstRowFirstColumn="0" w:firstRowLastColumn="0" w:lastRowFirstColumn="0" w:lastRowLastColumn="0"/>
            <w:tcW w:w="750" w:type="dxa"/>
            <w:tcMar/>
            <w:vAlign w:val="center"/>
          </w:tcPr>
          <w:p w:rsidRPr="00B606DD" w:rsidR="007A50DC" w:rsidP="0040437F" w:rsidRDefault="00751FC0" w14:paraId="13B6E9B3" w14:textId="77777777">
            <w:pPr>
              <w:pStyle w:val="Compact"/>
              <w:jc w:val="center"/>
            </w:pPr>
            <w:r w:rsidRPr="00B606DD">
              <w:t>VAS</w:t>
            </w:r>
          </w:p>
        </w:tc>
        <w:tc>
          <w:tcPr>
            <w:cnfStyle w:val="000010000000" w:firstRow="0" w:lastRow="0" w:firstColumn="0" w:lastColumn="0" w:oddVBand="1" w:evenVBand="0" w:oddHBand="0" w:evenHBand="0" w:firstRowFirstColumn="0" w:firstRowLastColumn="0" w:lastRowFirstColumn="0" w:lastRowLastColumn="0"/>
            <w:tcW w:w="750" w:type="dxa"/>
            <w:tcMar/>
            <w:vAlign w:val="center"/>
          </w:tcPr>
          <w:p w:rsidRPr="00B606DD" w:rsidR="007A50DC" w:rsidP="0040437F" w:rsidRDefault="00751FC0" w14:paraId="6B303C36" w14:textId="77777777">
            <w:pPr>
              <w:pStyle w:val="Compact"/>
              <w:jc w:val="center"/>
            </w:pPr>
            <w:r w:rsidRPr="00B606DD">
              <w:t>PS</w:t>
            </w:r>
          </w:p>
        </w:tc>
        <w:tc>
          <w:tcPr>
            <w:cnfStyle w:val="000001000000" w:firstRow="0" w:lastRow="0" w:firstColumn="0" w:lastColumn="0" w:oddVBand="0" w:evenVBand="1" w:oddHBand="0" w:evenHBand="0" w:firstRowFirstColumn="0" w:firstRowLastColumn="0" w:lastRowFirstColumn="0" w:lastRowLastColumn="0"/>
            <w:tcW w:w="750" w:type="dxa"/>
            <w:tcMar/>
            <w:vAlign w:val="center"/>
          </w:tcPr>
          <w:p w:rsidRPr="00B606DD" w:rsidR="007A50DC" w:rsidP="0040437F" w:rsidRDefault="00751FC0" w14:paraId="3482C8B2" w14:textId="77777777">
            <w:pPr>
              <w:pStyle w:val="Compact"/>
              <w:jc w:val="center"/>
            </w:pPr>
            <w:r w:rsidRPr="00B606DD">
              <w:t>RKP</w:t>
            </w:r>
          </w:p>
        </w:tc>
        <w:tc>
          <w:tcPr>
            <w:cnfStyle w:val="000010000000" w:firstRow="0" w:lastRow="0" w:firstColumn="0" w:lastColumn="0" w:oddVBand="1" w:evenVBand="0" w:oddHBand="0" w:evenHBand="0" w:firstRowFirstColumn="0" w:firstRowLastColumn="0" w:lastRowFirstColumn="0" w:lastRowLastColumn="0"/>
            <w:tcW w:w="750" w:type="dxa"/>
            <w:tcMar/>
            <w:vAlign w:val="center"/>
          </w:tcPr>
          <w:p w:rsidRPr="00B606DD" w:rsidR="007A50DC" w:rsidP="0040437F" w:rsidRDefault="00751FC0" w14:paraId="185A2FDB" w14:textId="77777777">
            <w:pPr>
              <w:pStyle w:val="Compact"/>
              <w:jc w:val="center"/>
            </w:pPr>
            <w:r w:rsidRPr="00B606DD">
              <w:t>KD</w:t>
            </w:r>
          </w:p>
        </w:tc>
      </w:tr>
      <w:tr w:rsidRPr="00B606DD" w:rsidR="007A50DC" w:rsidTr="3F1F5300" w14:paraId="69086E8A" w14:textId="77777777">
        <w:trPr>
          <w:trHeight w:val="300"/>
        </w:trPr>
        <w:tc>
          <w:tcPr>
            <w:cnfStyle w:val="000010000000" w:firstRow="0" w:lastRow="0" w:firstColumn="0" w:lastColumn="0" w:oddVBand="1" w:evenVBand="0" w:oddHBand="0" w:evenHBand="0" w:firstRowFirstColumn="0" w:firstRowLastColumn="0" w:lastRowFirstColumn="0" w:lastRowLastColumn="0"/>
            <w:tcW w:w="555" w:type="dxa"/>
            <w:tcMar/>
            <w:vAlign w:val="center"/>
          </w:tcPr>
          <w:p w:rsidRPr="00B606DD" w:rsidR="007A50DC" w:rsidP="0040437F" w:rsidRDefault="00751FC0" w14:paraId="012ABF32" w14:textId="77777777">
            <w:pPr>
              <w:pStyle w:val="Compact"/>
              <w:jc w:val="center"/>
            </w:pPr>
            <w:r w:rsidRPr="00B606DD">
              <w:t>F1</w:t>
            </w:r>
          </w:p>
        </w:tc>
        <w:tc>
          <w:tcPr>
            <w:cnfStyle w:val="000001000000" w:firstRow="0" w:lastRow="0" w:firstColumn="0" w:lastColumn="0" w:oddVBand="0" w:evenVBand="1" w:oddHBand="0" w:evenHBand="0" w:firstRowFirstColumn="0" w:firstRowLastColumn="0" w:lastRowFirstColumn="0" w:lastRowLastColumn="0"/>
            <w:tcW w:w="750" w:type="dxa"/>
            <w:tcMar/>
            <w:vAlign w:val="center"/>
          </w:tcPr>
          <w:p w:rsidRPr="00B606DD" w:rsidR="007A50DC" w:rsidP="0040437F" w:rsidRDefault="00751FC0" w14:paraId="5FF58FC5" w14:textId="77777777">
            <w:pPr>
              <w:pStyle w:val="Compact"/>
              <w:jc w:val="center"/>
            </w:pPr>
            <w:r w:rsidRPr="00B606DD">
              <w:t>0.26</w:t>
            </w:r>
          </w:p>
        </w:tc>
        <w:tc>
          <w:tcPr>
            <w:cnfStyle w:val="000010000000" w:firstRow="0" w:lastRow="0" w:firstColumn="0" w:lastColumn="0" w:oddVBand="1" w:evenVBand="0" w:oddHBand="0" w:evenHBand="0" w:firstRowFirstColumn="0" w:firstRowLastColumn="0" w:lastRowFirstColumn="0" w:lastRowLastColumn="0"/>
            <w:tcW w:w="750" w:type="dxa"/>
            <w:tcMar/>
            <w:vAlign w:val="center"/>
          </w:tcPr>
          <w:p w:rsidRPr="00B606DD" w:rsidR="007A50DC" w:rsidP="0040437F" w:rsidRDefault="00751FC0" w14:paraId="6A9951A8" w14:textId="77777777">
            <w:pPr>
              <w:pStyle w:val="Compact"/>
              <w:jc w:val="center"/>
            </w:pPr>
            <w:r w:rsidRPr="00B606DD">
              <w:t>0.35</w:t>
            </w:r>
          </w:p>
        </w:tc>
        <w:tc>
          <w:tcPr>
            <w:cnfStyle w:val="000001000000" w:firstRow="0" w:lastRow="0" w:firstColumn="0" w:lastColumn="0" w:oddVBand="0" w:evenVBand="1" w:oddHBand="0" w:evenHBand="0" w:firstRowFirstColumn="0" w:firstRowLastColumn="0" w:lastRowFirstColumn="0" w:lastRowLastColumn="0"/>
            <w:tcW w:w="885" w:type="dxa"/>
            <w:tcMar/>
            <w:vAlign w:val="center"/>
          </w:tcPr>
          <w:p w:rsidRPr="00B606DD" w:rsidR="007A50DC" w:rsidP="0040437F" w:rsidRDefault="00751FC0" w14:paraId="16DE7E37" w14:textId="77777777">
            <w:pPr>
              <w:pStyle w:val="Compact"/>
              <w:jc w:val="center"/>
            </w:pPr>
            <w:r w:rsidRPr="00B606DD">
              <w:t>0.30</w:t>
            </w:r>
          </w:p>
        </w:tc>
        <w:tc>
          <w:tcPr>
            <w:cnfStyle w:val="000010000000" w:firstRow="0" w:lastRow="0" w:firstColumn="0" w:lastColumn="0" w:oddVBand="1" w:evenVBand="0" w:oddHBand="0" w:evenHBand="0" w:firstRowFirstColumn="0" w:firstRowLastColumn="0" w:lastRowFirstColumn="0" w:lastRowLastColumn="0"/>
            <w:tcW w:w="840" w:type="dxa"/>
            <w:tcMar/>
            <w:vAlign w:val="center"/>
          </w:tcPr>
          <w:p w:rsidRPr="00B606DD" w:rsidR="007A50DC" w:rsidP="0040437F" w:rsidRDefault="00751FC0" w14:paraId="709CB1D5" w14:textId="77777777">
            <w:pPr>
              <w:pStyle w:val="Compact"/>
              <w:jc w:val="center"/>
            </w:pPr>
            <w:r w:rsidRPr="00B606DD">
              <w:t>0.25</w:t>
            </w:r>
          </w:p>
        </w:tc>
        <w:tc>
          <w:tcPr>
            <w:cnfStyle w:val="000001000000" w:firstRow="0" w:lastRow="0" w:firstColumn="0" w:lastColumn="0" w:oddVBand="0" w:evenVBand="1" w:oddHBand="0" w:evenHBand="0" w:firstRowFirstColumn="0" w:firstRowLastColumn="0" w:lastRowFirstColumn="0" w:lastRowLastColumn="0"/>
            <w:tcW w:w="750" w:type="dxa"/>
            <w:tcMar/>
            <w:vAlign w:val="center"/>
          </w:tcPr>
          <w:p w:rsidRPr="00B606DD" w:rsidR="007A50DC" w:rsidP="0040437F" w:rsidRDefault="00751FC0" w14:paraId="465F3EE0" w14:textId="77777777">
            <w:pPr>
              <w:pStyle w:val="Compact"/>
              <w:jc w:val="center"/>
            </w:pPr>
            <w:r w:rsidRPr="00B606DD">
              <w:t>0.22</w:t>
            </w:r>
          </w:p>
        </w:tc>
        <w:tc>
          <w:tcPr>
            <w:cnfStyle w:val="000010000000" w:firstRow="0" w:lastRow="0" w:firstColumn="0" w:lastColumn="0" w:oddVBand="1" w:evenVBand="0" w:oddHBand="0" w:evenHBand="0" w:firstRowFirstColumn="0" w:firstRowLastColumn="0" w:lastRowFirstColumn="0" w:lastRowLastColumn="0"/>
            <w:tcW w:w="750" w:type="dxa"/>
            <w:tcMar/>
            <w:vAlign w:val="center"/>
          </w:tcPr>
          <w:p w:rsidRPr="00B606DD" w:rsidR="007A50DC" w:rsidP="0040437F" w:rsidRDefault="00751FC0" w14:paraId="4EFBF303" w14:textId="77777777">
            <w:pPr>
              <w:pStyle w:val="Compact"/>
              <w:jc w:val="center"/>
            </w:pPr>
            <w:r w:rsidRPr="00B606DD">
              <w:t>0.36</w:t>
            </w:r>
          </w:p>
        </w:tc>
        <w:tc>
          <w:tcPr>
            <w:cnfStyle w:val="000001000000" w:firstRow="0" w:lastRow="0" w:firstColumn="0" w:lastColumn="0" w:oddVBand="0" w:evenVBand="1" w:oddHBand="0" w:evenHBand="0" w:firstRowFirstColumn="0" w:firstRowLastColumn="0" w:lastRowFirstColumn="0" w:lastRowLastColumn="0"/>
            <w:tcW w:w="750" w:type="dxa"/>
            <w:tcMar/>
            <w:vAlign w:val="center"/>
          </w:tcPr>
          <w:p w:rsidRPr="00B606DD" w:rsidR="007A50DC" w:rsidP="0040437F" w:rsidRDefault="00751FC0" w14:paraId="32A6998D" w14:textId="77777777">
            <w:pPr>
              <w:pStyle w:val="Compact"/>
              <w:jc w:val="center"/>
            </w:pPr>
            <w:r w:rsidRPr="00B606DD">
              <w:t>0.34</w:t>
            </w:r>
          </w:p>
        </w:tc>
        <w:tc>
          <w:tcPr>
            <w:cnfStyle w:val="000010000000" w:firstRow="0" w:lastRow="0" w:firstColumn="0" w:lastColumn="0" w:oddVBand="1" w:evenVBand="0" w:oddHBand="0" w:evenHBand="0" w:firstRowFirstColumn="0" w:firstRowLastColumn="0" w:lastRowFirstColumn="0" w:lastRowLastColumn="0"/>
            <w:tcW w:w="750" w:type="dxa"/>
            <w:tcMar/>
            <w:vAlign w:val="center"/>
          </w:tcPr>
          <w:p w:rsidRPr="00B606DD" w:rsidR="007A50DC" w:rsidP="0040437F" w:rsidRDefault="00751FC0" w14:paraId="3C5D796F" w14:textId="77777777">
            <w:pPr>
              <w:pStyle w:val="Compact"/>
              <w:jc w:val="center"/>
            </w:pPr>
            <w:r w:rsidRPr="00B606DD">
              <w:t>0.15</w:t>
            </w:r>
          </w:p>
        </w:tc>
      </w:tr>
    </w:tbl>
    <w:p w:rsidRPr="00B606DD" w:rsidR="00613389" w:rsidP="3F1F5300" w:rsidRDefault="00613389" w14:paraId="467B2D16" w14:textId="74372AE6">
      <w:pPr>
        <w:pStyle w:val="Caption"/>
        <w:keepNext/>
        <w:jc w:val="center"/>
        <w:rPr>
          <w:sz w:val="20"/>
          <w:szCs w:val="20"/>
        </w:rPr>
      </w:pPr>
      <w:bookmarkStart w:name="human_F1-scores" w:id="18"/>
      <w:bookmarkEnd w:id="18"/>
    </w:p>
    <w:p w:rsidRPr="00B606DD" w:rsidR="007A50DC" w:rsidP="3F1F5300" w:rsidRDefault="00751FC0" w14:paraId="3192B225" w14:textId="2C7E8AC0">
      <w:pPr>
        <w:pStyle w:val="BodyText"/>
      </w:pPr>
      <w:r w:rsidR="00751FC0">
        <w:rPr/>
        <w:t xml:space="preserve">In addition to choosing a party, the respondents were asked to </w:t>
      </w:r>
      <w:r w:rsidR="00274480">
        <w:rPr/>
        <w:t>indicate</w:t>
      </w:r>
      <w:r w:rsidR="00751FC0">
        <w:rPr/>
        <w:t xml:space="preserve"> which phrases in the speech </w:t>
      </w:r>
      <w:r w:rsidR="00751FC0">
        <w:rPr/>
        <w:t>made them t</w:t>
      </w:r>
      <w:r w:rsidR="00751FC0">
        <w:rPr/>
        <w:t>hink that the speech was from the party that they believed. Based on these responses, we formed a list of keywords. These were calculated by pooling together all phrases that were chosen</w:t>
      </w:r>
      <w:r w:rsidR="00751FC0">
        <w:rPr/>
        <w:t xml:space="preserve"> as cues</w:t>
      </w:r>
      <w:r w:rsidR="00751FC0">
        <w:rPr/>
        <w:t xml:space="preserve"> for a given party. The phrases were tokenized into words and lemmatized. We removed stop words and then calculated the most frequent words for each </w:t>
      </w:r>
      <w:r w:rsidR="00751FC0">
        <w:rPr/>
        <w:t>p</w:t>
      </w:r>
      <w:r w:rsidR="00751FC0">
        <w:rPr/>
        <w:t>arty, wh</w:t>
      </w:r>
      <w:r w:rsidR="00751FC0">
        <w:rPr/>
        <w:t>ich are shown in Table</w:t>
      </w:r>
      <w:r w:rsidR="00613389">
        <w:rPr/>
        <w:t xml:space="preserve"> </w:t>
      </w:r>
      <w:r w:rsidRPr="3F1F5300" w:rsidR="00613389">
        <w:rPr>
          <w:color w:val="4F81BD" w:themeColor="accent1" w:themeTint="FF" w:themeShade="FF"/>
        </w:rPr>
        <w:t>4</w:t>
      </w:r>
      <w:r w:rsidR="00751FC0">
        <w:rPr/>
        <w:t>. It should be noted that t</w:t>
      </w:r>
      <w:r w:rsidR="00751FC0">
        <w:rPr/>
        <w:t>hese k</w:t>
      </w:r>
      <w:r w:rsidR="00751FC0">
        <w:rPr/>
        <w:t xml:space="preserve">eywords come from a set of only 100 speeches and should therefore not be treated as representative of the party </w:t>
      </w:r>
      <w:r w:rsidR="00751FC0">
        <w:rPr/>
        <w:t>speeches as a whole</w:t>
      </w:r>
      <w:r w:rsidR="00751FC0">
        <w:rPr/>
        <w:t xml:space="preserve">. They do, however, give some </w:t>
      </w:r>
      <w:r w:rsidR="00751FC0">
        <w:rPr/>
        <w:t>indication</w:t>
      </w:r>
      <w:r w:rsidR="00751FC0">
        <w:rPr/>
        <w:t xml:space="preserve"> of what kinds of words people tend to associate with a given party. The keywords </w:t>
      </w:r>
      <w:r w:rsidR="00751FC0">
        <w:rPr/>
        <w:t>indicate</w:t>
      </w:r>
      <w:r w:rsidR="00751FC0">
        <w:rPr/>
        <w:t xml:space="preserve"> that pe</w:t>
      </w:r>
      <w:r w:rsidR="00751FC0">
        <w:rPr/>
        <w:t>ople ten</w:t>
      </w:r>
      <w:r w:rsidR="00751FC0">
        <w:rPr/>
        <w:t xml:space="preserve">d to be more topic focused than the model. The topical keywords closely resemble those that the model has learned to </w:t>
      </w:r>
      <w:r w:rsidR="00751FC0">
        <w:rPr/>
        <w:t>identify</w:t>
      </w:r>
      <w:r w:rsidR="00751FC0">
        <w:rPr/>
        <w:t>: National Coalition talk about economy, the Centre about regional matters and the Left Alliance about unemployment.</w:t>
      </w:r>
      <w:proofErr w:type="gramStart"/>
      <w:proofErr w:type="gramEnd"/>
    </w:p>
    <w:p w:rsidR="3D92613E" w:rsidP="3F1F5300" w:rsidRDefault="3D92613E" w14:paraId="7AC69C28" w14:textId="1B97C2CB">
      <w:pPr>
        <w:pStyle w:val="Caption"/>
        <w:keepNext w:val="1"/>
        <w:jc w:val="center"/>
      </w:pPr>
      <w:r w:rsidR="3D92613E">
        <w:rPr/>
        <w:t xml:space="preserve">Table </w:t>
      </w:r>
      <w:r>
        <w:fldChar w:fldCharType="begin"/>
      </w:r>
      <w:r>
        <w:instrText xml:space="preserve"> SEQ Table \* ARABIC </w:instrText>
      </w:r>
      <w:r>
        <w:fldChar w:fldCharType="separate"/>
      </w:r>
      <w:r w:rsidR="3D92613E">
        <w:rPr/>
        <w:t>4</w:t>
      </w:r>
      <w:r>
        <w:fldChar w:fldCharType="end"/>
      </w:r>
      <w:r w:rsidR="3D92613E">
        <w:rPr/>
        <w:t xml:space="preserve"> Response keywords.</w:t>
      </w:r>
    </w:p>
    <w:tbl>
      <w:tblPr>
        <w:tblStyle w:val="Table"/>
        <w:tblW w:w="0" w:type="auto"/>
        <w:tblBorders>
          <w:insideV w:val="single" w:color="auto" w:sz="4"/>
        </w:tblBorders>
        <w:tblLook w:val="0020" w:firstRow="1" w:lastRow="0" w:firstColumn="0" w:lastColumn="0" w:noHBand="0" w:noVBand="0"/>
      </w:tblPr>
      <w:tblGrid>
        <w:gridCol w:w="1357"/>
        <w:gridCol w:w="1418"/>
        <w:gridCol w:w="1291"/>
        <w:gridCol w:w="1179"/>
        <w:gridCol w:w="1283"/>
        <w:gridCol w:w="1257"/>
        <w:gridCol w:w="1138"/>
        <w:gridCol w:w="1265"/>
      </w:tblGrid>
      <w:tr w:rsidR="3F1F5300" w:rsidTr="3F1F5300" w14:paraId="709B7D38">
        <w:trPr>
          <w:trHeight w:val="300"/>
        </w:trPr>
        <w:tc>
          <w:tcPr>
            <w:cnfStyle w:val="000010000000" w:firstRow="0" w:lastRow="0" w:firstColumn="0" w:lastColumn="0" w:oddVBand="1" w:evenVBand="0" w:oddHBand="0" w:evenHBand="0" w:firstRowFirstColumn="0" w:firstRowLastColumn="0" w:lastRowFirstColumn="0" w:lastRowLastColumn="0"/>
            <w:tcW w:w="1357" w:type="dxa"/>
            <w:tcBorders>
              <w:bottom w:val="single" w:color="auto" w:sz="4"/>
            </w:tcBorders>
            <w:tcMar/>
          </w:tcPr>
          <w:p w:rsidR="3F1F5300" w:rsidP="3F1F5300" w:rsidRDefault="3F1F5300" w14:paraId="06C43E1A">
            <w:pPr>
              <w:pStyle w:val="Compact"/>
              <w:rPr>
                <w:sz w:val="20"/>
                <w:szCs w:val="20"/>
              </w:rPr>
            </w:pPr>
            <w:r w:rsidRPr="3F1F5300" w:rsidR="3F1F5300">
              <w:rPr>
                <w:sz w:val="20"/>
                <w:szCs w:val="20"/>
              </w:rPr>
              <w:t>SDP</w:t>
            </w:r>
          </w:p>
        </w:tc>
        <w:tc>
          <w:tcPr>
            <w:cnfStyle w:val="000001000000" w:firstRow="0" w:lastRow="0" w:firstColumn="0" w:lastColumn="0" w:oddVBand="0" w:evenVBand="1" w:oddHBand="0" w:evenHBand="0" w:firstRowFirstColumn="0" w:firstRowLastColumn="0" w:lastRowFirstColumn="0" w:lastRowLastColumn="0"/>
            <w:tcW w:w="1418" w:type="dxa"/>
            <w:tcBorders>
              <w:bottom w:val="single" w:color="auto" w:sz="4"/>
            </w:tcBorders>
            <w:tcMar/>
          </w:tcPr>
          <w:p w:rsidR="3F1F5300" w:rsidP="3F1F5300" w:rsidRDefault="3F1F5300" w14:paraId="251E487D">
            <w:pPr>
              <w:pStyle w:val="Compact"/>
              <w:rPr>
                <w:sz w:val="20"/>
                <w:szCs w:val="20"/>
              </w:rPr>
            </w:pPr>
            <w:r w:rsidRPr="3F1F5300" w:rsidR="3F1F5300">
              <w:rPr>
                <w:sz w:val="20"/>
                <w:szCs w:val="20"/>
              </w:rPr>
              <w:t>KOK</w:t>
            </w:r>
          </w:p>
        </w:tc>
        <w:tc>
          <w:tcPr>
            <w:cnfStyle w:val="000010000000" w:firstRow="0" w:lastRow="0" w:firstColumn="0" w:lastColumn="0" w:oddVBand="1" w:evenVBand="0" w:oddHBand="0" w:evenHBand="0" w:firstRowFirstColumn="0" w:firstRowLastColumn="0" w:lastRowFirstColumn="0" w:lastRowLastColumn="0"/>
            <w:tcW w:w="1291" w:type="dxa"/>
            <w:tcBorders>
              <w:bottom w:val="single" w:color="auto" w:sz="4"/>
            </w:tcBorders>
            <w:tcMar/>
          </w:tcPr>
          <w:p w:rsidR="3F1F5300" w:rsidP="3F1F5300" w:rsidRDefault="3F1F5300" w14:paraId="67E79054">
            <w:pPr>
              <w:pStyle w:val="Compact"/>
              <w:rPr>
                <w:sz w:val="20"/>
                <w:szCs w:val="20"/>
              </w:rPr>
            </w:pPr>
            <w:r w:rsidRPr="3F1F5300" w:rsidR="3F1F5300">
              <w:rPr>
                <w:sz w:val="20"/>
                <w:szCs w:val="20"/>
              </w:rPr>
              <w:t>KESK</w:t>
            </w:r>
          </w:p>
        </w:tc>
        <w:tc>
          <w:tcPr>
            <w:cnfStyle w:val="000001000000" w:firstRow="0" w:lastRow="0" w:firstColumn="0" w:lastColumn="0" w:oddVBand="0" w:evenVBand="1" w:oddHBand="0" w:evenHBand="0" w:firstRowFirstColumn="0" w:firstRowLastColumn="0" w:lastRowFirstColumn="0" w:lastRowLastColumn="0"/>
            <w:tcW w:w="1179" w:type="dxa"/>
            <w:tcBorders>
              <w:bottom w:val="single" w:color="auto" w:sz="4"/>
            </w:tcBorders>
            <w:tcMar/>
          </w:tcPr>
          <w:p w:rsidR="3F1F5300" w:rsidP="3F1F5300" w:rsidRDefault="3F1F5300" w14:paraId="2CAE540A">
            <w:pPr>
              <w:pStyle w:val="Compact"/>
              <w:rPr>
                <w:sz w:val="20"/>
                <w:szCs w:val="20"/>
              </w:rPr>
            </w:pPr>
            <w:r w:rsidRPr="3F1F5300" w:rsidR="3F1F5300">
              <w:rPr>
                <w:sz w:val="20"/>
                <w:szCs w:val="20"/>
              </w:rPr>
              <w:t>VIHR</w:t>
            </w:r>
          </w:p>
        </w:tc>
        <w:tc>
          <w:tcPr>
            <w:cnfStyle w:val="000010000000" w:firstRow="0" w:lastRow="0" w:firstColumn="0" w:lastColumn="0" w:oddVBand="1" w:evenVBand="0" w:oddHBand="0" w:evenHBand="0" w:firstRowFirstColumn="0" w:firstRowLastColumn="0" w:lastRowFirstColumn="0" w:lastRowLastColumn="0"/>
            <w:tcW w:w="1283" w:type="dxa"/>
            <w:tcBorders>
              <w:bottom w:val="single" w:color="auto" w:sz="4"/>
            </w:tcBorders>
            <w:tcMar/>
          </w:tcPr>
          <w:p w:rsidR="3F1F5300" w:rsidP="3F1F5300" w:rsidRDefault="3F1F5300" w14:paraId="02A55CA4">
            <w:pPr>
              <w:pStyle w:val="Compact"/>
              <w:rPr>
                <w:sz w:val="20"/>
                <w:szCs w:val="20"/>
              </w:rPr>
            </w:pPr>
            <w:r w:rsidRPr="3F1F5300" w:rsidR="3F1F5300">
              <w:rPr>
                <w:sz w:val="20"/>
                <w:szCs w:val="20"/>
              </w:rPr>
              <w:t>VAS</w:t>
            </w:r>
          </w:p>
        </w:tc>
        <w:tc>
          <w:tcPr>
            <w:cnfStyle w:val="000001000000" w:firstRow="0" w:lastRow="0" w:firstColumn="0" w:lastColumn="0" w:oddVBand="0" w:evenVBand="1" w:oddHBand="0" w:evenHBand="0" w:firstRowFirstColumn="0" w:firstRowLastColumn="0" w:lastRowFirstColumn="0" w:lastRowLastColumn="0"/>
            <w:tcW w:w="1257" w:type="dxa"/>
            <w:tcBorders>
              <w:bottom w:val="single" w:color="auto" w:sz="4"/>
            </w:tcBorders>
            <w:tcMar/>
          </w:tcPr>
          <w:p w:rsidR="3F1F5300" w:rsidP="3F1F5300" w:rsidRDefault="3F1F5300" w14:paraId="71DB1FB4">
            <w:pPr>
              <w:pStyle w:val="Compact"/>
              <w:rPr>
                <w:sz w:val="20"/>
                <w:szCs w:val="20"/>
              </w:rPr>
            </w:pPr>
            <w:r w:rsidRPr="3F1F5300" w:rsidR="3F1F5300">
              <w:rPr>
                <w:sz w:val="20"/>
                <w:szCs w:val="20"/>
              </w:rPr>
              <w:t>PS</w:t>
            </w:r>
          </w:p>
        </w:tc>
        <w:tc>
          <w:tcPr>
            <w:cnfStyle w:val="000010000000" w:firstRow="0" w:lastRow="0" w:firstColumn="0" w:lastColumn="0" w:oddVBand="1" w:evenVBand="0" w:oddHBand="0" w:evenHBand="0" w:firstRowFirstColumn="0" w:firstRowLastColumn="0" w:lastRowFirstColumn="0" w:lastRowLastColumn="0"/>
            <w:tcW w:w="1138" w:type="dxa"/>
            <w:tcBorders>
              <w:bottom w:val="single" w:color="auto" w:sz="4"/>
            </w:tcBorders>
            <w:tcMar/>
          </w:tcPr>
          <w:p w:rsidR="3F1F5300" w:rsidP="3F1F5300" w:rsidRDefault="3F1F5300" w14:paraId="44FBBE0D">
            <w:pPr>
              <w:pStyle w:val="Compact"/>
              <w:rPr>
                <w:sz w:val="20"/>
                <w:szCs w:val="20"/>
              </w:rPr>
            </w:pPr>
            <w:r w:rsidRPr="3F1F5300" w:rsidR="3F1F5300">
              <w:rPr>
                <w:sz w:val="20"/>
                <w:szCs w:val="20"/>
              </w:rPr>
              <w:t>RKP</w:t>
            </w:r>
          </w:p>
        </w:tc>
        <w:tc>
          <w:tcPr>
            <w:cnfStyle w:val="000001000000" w:firstRow="0" w:lastRow="0" w:firstColumn="0" w:lastColumn="0" w:oddVBand="0" w:evenVBand="1" w:oddHBand="0" w:evenHBand="0" w:firstRowFirstColumn="0" w:firstRowLastColumn="0" w:lastRowFirstColumn="0" w:lastRowLastColumn="0"/>
            <w:tcW w:w="1265" w:type="dxa"/>
            <w:tcBorders>
              <w:bottom w:val="single" w:color="auto" w:sz="4"/>
            </w:tcBorders>
            <w:tcMar/>
          </w:tcPr>
          <w:p w:rsidR="3F1F5300" w:rsidP="3F1F5300" w:rsidRDefault="3F1F5300" w14:paraId="51D9E28B">
            <w:pPr>
              <w:pStyle w:val="Compact"/>
              <w:rPr>
                <w:sz w:val="20"/>
                <w:szCs w:val="20"/>
              </w:rPr>
            </w:pPr>
            <w:r w:rsidRPr="3F1F5300" w:rsidR="3F1F5300">
              <w:rPr>
                <w:sz w:val="20"/>
                <w:szCs w:val="20"/>
              </w:rPr>
              <w:t>KD</w:t>
            </w:r>
          </w:p>
        </w:tc>
      </w:tr>
      <w:tr w:rsidR="3F1F5300" w:rsidTr="3F1F5300" w14:paraId="1A391DCF">
        <w:trPr>
          <w:trHeight w:val="300"/>
        </w:trPr>
        <w:tc>
          <w:tcPr>
            <w:cnfStyle w:val="000010000000" w:firstRow="0" w:lastRow="0" w:firstColumn="0" w:lastColumn="0" w:oddVBand="1" w:evenVBand="0" w:oddHBand="0" w:evenHBand="0" w:firstRowFirstColumn="0" w:firstRowLastColumn="0" w:lastRowFirstColumn="0" w:lastRowLastColumn="0"/>
            <w:tcW w:w="1357" w:type="dxa"/>
            <w:tcBorders>
              <w:top w:val="single" w:color="auto" w:sz="4"/>
              <w:bottom w:val="single" w:color="auto" w:sz="4"/>
            </w:tcBorders>
            <w:tcMar/>
          </w:tcPr>
          <w:p w:rsidR="3F1F5300" w:rsidP="3F1F5300" w:rsidRDefault="3F1F5300" w14:paraId="2822A8B9">
            <w:pPr>
              <w:pStyle w:val="Compact"/>
              <w:rPr>
                <w:sz w:val="20"/>
                <w:szCs w:val="20"/>
              </w:rPr>
            </w:pPr>
            <w:r w:rsidRPr="3F1F5300" w:rsidR="3F1F5300">
              <w:rPr>
                <w:sz w:val="20"/>
                <w:szCs w:val="20"/>
              </w:rPr>
              <w:t>want</w:t>
            </w:r>
          </w:p>
        </w:tc>
        <w:tc>
          <w:tcPr>
            <w:cnfStyle w:val="000001000000" w:firstRow="0" w:lastRow="0" w:firstColumn="0" w:lastColumn="0" w:oddVBand="0" w:evenVBand="1" w:oddHBand="0" w:evenHBand="0" w:firstRowFirstColumn="0" w:firstRowLastColumn="0" w:lastRowFirstColumn="0" w:lastRowLastColumn="0"/>
            <w:tcW w:w="1418" w:type="dxa"/>
            <w:tcBorders>
              <w:top w:val="single" w:color="auto" w:sz="4"/>
              <w:bottom w:val="single" w:color="auto" w:sz="4"/>
            </w:tcBorders>
            <w:tcMar/>
          </w:tcPr>
          <w:p w:rsidR="3F1F5300" w:rsidP="3F1F5300" w:rsidRDefault="3F1F5300" w14:paraId="04B866AF">
            <w:pPr>
              <w:pStyle w:val="Compact"/>
              <w:rPr>
                <w:sz w:val="20"/>
                <w:szCs w:val="20"/>
              </w:rPr>
            </w:pPr>
            <w:r w:rsidRPr="3F1F5300" w:rsidR="3F1F5300">
              <w:rPr>
                <w:sz w:val="20"/>
                <w:szCs w:val="20"/>
              </w:rPr>
              <w:t>must</w:t>
            </w:r>
          </w:p>
        </w:tc>
        <w:tc>
          <w:tcPr>
            <w:cnfStyle w:val="000010000000" w:firstRow="0" w:lastRow="0" w:firstColumn="0" w:lastColumn="0" w:oddVBand="1" w:evenVBand="0" w:oddHBand="0" w:evenHBand="0" w:firstRowFirstColumn="0" w:firstRowLastColumn="0" w:lastRowFirstColumn="0" w:lastRowLastColumn="0"/>
            <w:tcW w:w="1291" w:type="dxa"/>
            <w:tcBorders>
              <w:top w:val="single" w:color="auto" w:sz="4"/>
              <w:bottom w:val="single" w:color="auto" w:sz="4"/>
            </w:tcBorders>
            <w:tcMar/>
          </w:tcPr>
          <w:p w:rsidR="3F1F5300" w:rsidP="3F1F5300" w:rsidRDefault="3F1F5300" w14:paraId="08B09DD8">
            <w:pPr>
              <w:pStyle w:val="Compact"/>
              <w:rPr>
                <w:sz w:val="20"/>
                <w:szCs w:val="20"/>
              </w:rPr>
            </w:pPr>
            <w:r w:rsidRPr="3F1F5300" w:rsidR="3F1F5300">
              <w:rPr>
                <w:sz w:val="20"/>
                <w:szCs w:val="20"/>
              </w:rPr>
              <w:t>region</w:t>
            </w:r>
          </w:p>
        </w:tc>
        <w:tc>
          <w:tcPr>
            <w:cnfStyle w:val="000001000000" w:firstRow="0" w:lastRow="0" w:firstColumn="0" w:lastColumn="0" w:oddVBand="0" w:evenVBand="1" w:oddHBand="0" w:evenHBand="0" w:firstRowFirstColumn="0" w:firstRowLastColumn="0" w:lastRowFirstColumn="0" w:lastRowLastColumn="0"/>
            <w:tcW w:w="1179" w:type="dxa"/>
            <w:tcBorders>
              <w:top w:val="single" w:color="auto" w:sz="4"/>
              <w:bottom w:val="single" w:color="auto" w:sz="4"/>
            </w:tcBorders>
            <w:tcMar/>
          </w:tcPr>
          <w:p w:rsidR="3F1F5300" w:rsidP="3F1F5300" w:rsidRDefault="3F1F5300" w14:paraId="44D97C90">
            <w:pPr>
              <w:pStyle w:val="Compact"/>
              <w:rPr>
                <w:sz w:val="20"/>
                <w:szCs w:val="20"/>
              </w:rPr>
            </w:pPr>
            <w:r w:rsidRPr="3F1F5300" w:rsidR="3F1F5300">
              <w:rPr>
                <w:sz w:val="20"/>
                <w:szCs w:val="20"/>
              </w:rPr>
              <w:t>human</w:t>
            </w:r>
          </w:p>
        </w:tc>
        <w:tc>
          <w:tcPr>
            <w:cnfStyle w:val="000010000000" w:firstRow="0" w:lastRow="0" w:firstColumn="0" w:lastColumn="0" w:oddVBand="1" w:evenVBand="0" w:oddHBand="0" w:evenHBand="0" w:firstRowFirstColumn="0" w:firstRowLastColumn="0" w:lastRowFirstColumn="0" w:lastRowLastColumn="0"/>
            <w:tcW w:w="1283" w:type="dxa"/>
            <w:tcBorders>
              <w:top w:val="single" w:color="auto" w:sz="4"/>
              <w:bottom w:val="single" w:color="auto" w:sz="4"/>
            </w:tcBorders>
            <w:tcMar/>
          </w:tcPr>
          <w:p w:rsidR="3F1F5300" w:rsidP="3F1F5300" w:rsidRDefault="3F1F5300" w14:paraId="0DA4F877">
            <w:pPr>
              <w:pStyle w:val="Compact"/>
              <w:rPr>
                <w:sz w:val="20"/>
                <w:szCs w:val="20"/>
              </w:rPr>
            </w:pPr>
            <w:r w:rsidRPr="3F1F5300" w:rsidR="3F1F5300">
              <w:rPr>
                <w:sz w:val="20"/>
                <w:szCs w:val="20"/>
              </w:rPr>
              <w:t>human</w:t>
            </w:r>
          </w:p>
        </w:tc>
        <w:tc>
          <w:tcPr>
            <w:cnfStyle w:val="000001000000" w:firstRow="0" w:lastRow="0" w:firstColumn="0" w:lastColumn="0" w:oddVBand="0" w:evenVBand="1" w:oddHBand="0" w:evenHBand="0" w:firstRowFirstColumn="0" w:firstRowLastColumn="0" w:lastRowFirstColumn="0" w:lastRowLastColumn="0"/>
            <w:tcW w:w="1257" w:type="dxa"/>
            <w:tcBorders>
              <w:top w:val="single" w:color="auto" w:sz="4"/>
              <w:bottom w:val="single" w:color="auto" w:sz="4"/>
            </w:tcBorders>
            <w:tcMar/>
          </w:tcPr>
          <w:p w:rsidR="3F1F5300" w:rsidP="3F1F5300" w:rsidRDefault="3F1F5300" w14:paraId="1074580F">
            <w:pPr>
              <w:pStyle w:val="Compact"/>
              <w:rPr>
                <w:sz w:val="20"/>
                <w:szCs w:val="20"/>
              </w:rPr>
            </w:pPr>
            <w:r w:rsidRPr="3F1F5300" w:rsidR="3F1F5300">
              <w:rPr>
                <w:sz w:val="20"/>
                <w:szCs w:val="20"/>
              </w:rPr>
              <w:t>Finland</w:t>
            </w:r>
          </w:p>
        </w:tc>
        <w:tc>
          <w:tcPr>
            <w:cnfStyle w:val="000010000000" w:firstRow="0" w:lastRow="0" w:firstColumn="0" w:lastColumn="0" w:oddVBand="1" w:evenVBand="0" w:oddHBand="0" w:evenHBand="0" w:firstRowFirstColumn="0" w:firstRowLastColumn="0" w:lastRowFirstColumn="0" w:lastRowLastColumn="0"/>
            <w:tcW w:w="1138" w:type="dxa"/>
            <w:tcBorders>
              <w:top w:val="single" w:color="auto" w:sz="4"/>
              <w:bottom w:val="single" w:color="auto" w:sz="4"/>
            </w:tcBorders>
            <w:tcMar/>
          </w:tcPr>
          <w:p w:rsidR="3F1F5300" w:rsidP="3F1F5300" w:rsidRDefault="3F1F5300" w14:paraId="51CA227A">
            <w:pPr>
              <w:pStyle w:val="Compact"/>
              <w:rPr>
                <w:sz w:val="20"/>
                <w:szCs w:val="20"/>
              </w:rPr>
            </w:pPr>
            <w:r w:rsidRPr="3F1F5300" w:rsidR="3F1F5300">
              <w:rPr>
                <w:sz w:val="20"/>
                <w:szCs w:val="20"/>
              </w:rPr>
              <w:t>Swedish</w:t>
            </w:r>
          </w:p>
        </w:tc>
        <w:tc>
          <w:tcPr>
            <w:cnfStyle w:val="000001000000" w:firstRow="0" w:lastRow="0" w:firstColumn="0" w:lastColumn="0" w:oddVBand="0" w:evenVBand="1" w:oddHBand="0" w:evenHBand="0" w:firstRowFirstColumn="0" w:firstRowLastColumn="0" w:lastRowFirstColumn="0" w:lastRowLastColumn="0"/>
            <w:tcW w:w="1265" w:type="dxa"/>
            <w:tcBorders>
              <w:top w:val="single" w:color="auto" w:sz="4"/>
              <w:bottom w:val="single" w:color="auto" w:sz="4"/>
            </w:tcBorders>
            <w:tcMar/>
          </w:tcPr>
          <w:p w:rsidR="3F1F5300" w:rsidP="3F1F5300" w:rsidRDefault="3F1F5300" w14:paraId="1C899EFF">
            <w:pPr>
              <w:pStyle w:val="Compact"/>
              <w:rPr>
                <w:sz w:val="20"/>
                <w:szCs w:val="20"/>
              </w:rPr>
            </w:pPr>
            <w:r w:rsidRPr="3F1F5300" w:rsidR="3F1F5300">
              <w:rPr>
                <w:sz w:val="20"/>
                <w:szCs w:val="20"/>
              </w:rPr>
              <w:t>human</w:t>
            </w:r>
          </w:p>
        </w:tc>
      </w:tr>
      <w:tr w:rsidR="3F1F5300" w:rsidTr="3F1F5300" w14:paraId="3BA4B396">
        <w:trPr>
          <w:trHeight w:val="300"/>
        </w:trPr>
        <w:tc>
          <w:tcPr>
            <w:cnfStyle w:val="000010000000" w:firstRow="0" w:lastRow="0" w:firstColumn="0" w:lastColumn="0" w:oddVBand="1" w:evenVBand="0" w:oddHBand="0" w:evenHBand="0" w:firstRowFirstColumn="0" w:firstRowLastColumn="0" w:lastRowFirstColumn="0" w:lastRowLastColumn="0"/>
            <w:tcW w:w="1357" w:type="dxa"/>
            <w:tcBorders>
              <w:top w:val="single" w:color="auto" w:sz="4"/>
              <w:bottom w:val="single" w:color="auto" w:sz="4"/>
            </w:tcBorders>
            <w:tcMar/>
          </w:tcPr>
          <w:p w:rsidR="3F1F5300" w:rsidP="3F1F5300" w:rsidRDefault="3F1F5300" w14:paraId="165A9BE9">
            <w:pPr>
              <w:pStyle w:val="Compact"/>
              <w:rPr>
                <w:sz w:val="20"/>
                <w:szCs w:val="20"/>
              </w:rPr>
            </w:pPr>
            <w:r w:rsidRPr="3F1F5300" w:rsidR="3F1F5300">
              <w:rPr>
                <w:sz w:val="20"/>
                <w:szCs w:val="20"/>
              </w:rPr>
              <w:t>human</w:t>
            </w:r>
          </w:p>
        </w:tc>
        <w:tc>
          <w:tcPr>
            <w:cnfStyle w:val="000001000000" w:firstRow="0" w:lastRow="0" w:firstColumn="0" w:lastColumn="0" w:oddVBand="0" w:evenVBand="1" w:oddHBand="0" w:evenHBand="0" w:firstRowFirstColumn="0" w:firstRowLastColumn="0" w:lastRowFirstColumn="0" w:lastRowLastColumn="0"/>
            <w:tcW w:w="1418" w:type="dxa"/>
            <w:tcBorders>
              <w:top w:val="single" w:color="auto" w:sz="4"/>
              <w:bottom w:val="single" w:color="auto" w:sz="4"/>
            </w:tcBorders>
            <w:tcMar/>
          </w:tcPr>
          <w:p w:rsidR="3F1F5300" w:rsidP="3F1F5300" w:rsidRDefault="3F1F5300" w14:paraId="13734345">
            <w:pPr>
              <w:pStyle w:val="Compact"/>
              <w:rPr>
                <w:sz w:val="20"/>
                <w:szCs w:val="20"/>
              </w:rPr>
            </w:pPr>
            <w:r w:rsidRPr="3F1F5300" w:rsidR="3F1F5300">
              <w:rPr>
                <w:sz w:val="20"/>
                <w:szCs w:val="20"/>
              </w:rPr>
              <w:t>Finland</w:t>
            </w:r>
          </w:p>
        </w:tc>
        <w:tc>
          <w:tcPr>
            <w:cnfStyle w:val="000010000000" w:firstRow="0" w:lastRow="0" w:firstColumn="0" w:lastColumn="0" w:oddVBand="1" w:evenVBand="0" w:oddHBand="0" w:evenHBand="0" w:firstRowFirstColumn="0" w:firstRowLastColumn="0" w:lastRowFirstColumn="0" w:lastRowLastColumn="0"/>
            <w:tcW w:w="1291" w:type="dxa"/>
            <w:tcBorders>
              <w:top w:val="single" w:color="auto" w:sz="4"/>
              <w:bottom w:val="single" w:color="auto" w:sz="4"/>
            </w:tcBorders>
            <w:tcMar/>
          </w:tcPr>
          <w:p w:rsidR="3F1F5300" w:rsidP="3F1F5300" w:rsidRDefault="3F1F5300" w14:paraId="386C7B9A">
            <w:pPr>
              <w:pStyle w:val="Compact"/>
              <w:rPr>
                <w:sz w:val="20"/>
                <w:szCs w:val="20"/>
              </w:rPr>
            </w:pPr>
            <w:r w:rsidRPr="3F1F5300" w:rsidR="3F1F5300">
              <w:rPr>
                <w:sz w:val="20"/>
                <w:szCs w:val="20"/>
              </w:rPr>
              <w:t>regional</w:t>
            </w:r>
          </w:p>
        </w:tc>
        <w:tc>
          <w:tcPr>
            <w:cnfStyle w:val="000001000000" w:firstRow="0" w:lastRow="0" w:firstColumn="0" w:lastColumn="0" w:oddVBand="0" w:evenVBand="1" w:oddHBand="0" w:evenHBand="0" w:firstRowFirstColumn="0" w:firstRowLastColumn="0" w:lastRowFirstColumn="0" w:lastRowLastColumn="0"/>
            <w:tcW w:w="1179" w:type="dxa"/>
            <w:tcBorders>
              <w:top w:val="single" w:color="auto" w:sz="4"/>
              <w:bottom w:val="single" w:color="auto" w:sz="4"/>
            </w:tcBorders>
            <w:tcMar/>
          </w:tcPr>
          <w:p w:rsidR="3F1F5300" w:rsidP="3F1F5300" w:rsidRDefault="3F1F5300" w14:paraId="4929DA43">
            <w:pPr>
              <w:pStyle w:val="Compact"/>
              <w:rPr>
                <w:sz w:val="20"/>
                <w:szCs w:val="20"/>
              </w:rPr>
            </w:pPr>
            <w:r w:rsidRPr="3F1F5300" w:rsidR="3F1F5300">
              <w:rPr>
                <w:sz w:val="20"/>
                <w:szCs w:val="20"/>
              </w:rPr>
              <w:t>bring down</w:t>
            </w:r>
          </w:p>
        </w:tc>
        <w:tc>
          <w:tcPr>
            <w:cnfStyle w:val="000010000000" w:firstRow="0" w:lastRow="0" w:firstColumn="0" w:lastColumn="0" w:oddVBand="1" w:evenVBand="0" w:oddHBand="0" w:evenHBand="0" w:firstRowFirstColumn="0" w:firstRowLastColumn="0" w:lastRowFirstColumn="0" w:lastRowLastColumn="0"/>
            <w:tcW w:w="1283" w:type="dxa"/>
            <w:tcBorders>
              <w:top w:val="single" w:color="auto" w:sz="4"/>
              <w:bottom w:val="single" w:color="auto" w:sz="4"/>
            </w:tcBorders>
            <w:tcMar/>
          </w:tcPr>
          <w:p w:rsidR="3F1F5300" w:rsidP="3F1F5300" w:rsidRDefault="3F1F5300" w14:paraId="740A6BC5">
            <w:pPr>
              <w:pStyle w:val="Compact"/>
              <w:rPr>
                <w:sz w:val="20"/>
                <w:szCs w:val="20"/>
              </w:rPr>
            </w:pPr>
            <w:r w:rsidRPr="3F1F5300" w:rsidR="3F1F5300">
              <w:rPr>
                <w:sz w:val="20"/>
                <w:szCs w:val="20"/>
              </w:rPr>
              <w:t>government</w:t>
            </w:r>
          </w:p>
        </w:tc>
        <w:tc>
          <w:tcPr>
            <w:cnfStyle w:val="000001000000" w:firstRow="0" w:lastRow="0" w:firstColumn="0" w:lastColumn="0" w:oddVBand="0" w:evenVBand="1" w:oddHBand="0" w:evenHBand="0" w:firstRowFirstColumn="0" w:firstRowLastColumn="0" w:lastRowFirstColumn="0" w:lastRowLastColumn="0"/>
            <w:tcW w:w="1257" w:type="dxa"/>
            <w:tcBorders>
              <w:top w:val="single" w:color="auto" w:sz="4"/>
              <w:bottom w:val="single" w:color="auto" w:sz="4"/>
            </w:tcBorders>
            <w:tcMar/>
          </w:tcPr>
          <w:p w:rsidR="3F1F5300" w:rsidP="3F1F5300" w:rsidRDefault="3F1F5300" w14:paraId="30C1E45B">
            <w:pPr>
              <w:pStyle w:val="Compact"/>
              <w:rPr>
                <w:sz w:val="20"/>
                <w:szCs w:val="20"/>
              </w:rPr>
            </w:pPr>
            <w:r w:rsidRPr="3F1F5300" w:rsidR="3F1F5300">
              <w:rPr>
                <w:sz w:val="20"/>
                <w:szCs w:val="20"/>
              </w:rPr>
              <w:t>government</w:t>
            </w:r>
          </w:p>
        </w:tc>
        <w:tc>
          <w:tcPr>
            <w:cnfStyle w:val="000010000000" w:firstRow="0" w:lastRow="0" w:firstColumn="0" w:lastColumn="0" w:oddVBand="1" w:evenVBand="0" w:oddHBand="0" w:evenHBand="0" w:firstRowFirstColumn="0" w:firstRowLastColumn="0" w:lastRowFirstColumn="0" w:lastRowLastColumn="0"/>
            <w:tcW w:w="1138" w:type="dxa"/>
            <w:tcBorders>
              <w:top w:val="single" w:color="auto" w:sz="4"/>
              <w:bottom w:val="single" w:color="auto" w:sz="4"/>
            </w:tcBorders>
            <w:tcMar/>
          </w:tcPr>
          <w:p w:rsidR="3F1F5300" w:rsidP="3F1F5300" w:rsidRDefault="3F1F5300" w14:paraId="3A89F179">
            <w:pPr>
              <w:pStyle w:val="Compact"/>
              <w:rPr>
                <w:sz w:val="20"/>
                <w:szCs w:val="20"/>
              </w:rPr>
            </w:pPr>
            <w:r w:rsidRPr="3F1F5300" w:rsidR="3F1F5300">
              <w:rPr>
                <w:sz w:val="20"/>
                <w:szCs w:val="20"/>
              </w:rPr>
              <w:t>then</w:t>
            </w:r>
          </w:p>
        </w:tc>
        <w:tc>
          <w:tcPr>
            <w:cnfStyle w:val="000001000000" w:firstRow="0" w:lastRow="0" w:firstColumn="0" w:lastColumn="0" w:oddVBand="0" w:evenVBand="1" w:oddHBand="0" w:evenHBand="0" w:firstRowFirstColumn="0" w:firstRowLastColumn="0" w:lastRowFirstColumn="0" w:lastRowLastColumn="0"/>
            <w:tcW w:w="1265" w:type="dxa"/>
            <w:tcBorders>
              <w:top w:val="single" w:color="auto" w:sz="4"/>
              <w:bottom w:val="single" w:color="auto" w:sz="4"/>
            </w:tcBorders>
            <w:tcMar/>
          </w:tcPr>
          <w:p w:rsidR="3F1F5300" w:rsidP="3F1F5300" w:rsidRDefault="3F1F5300" w14:paraId="510D5798">
            <w:pPr>
              <w:pStyle w:val="Compact"/>
              <w:rPr>
                <w:sz w:val="20"/>
                <w:szCs w:val="20"/>
              </w:rPr>
            </w:pPr>
            <w:r w:rsidRPr="3F1F5300" w:rsidR="3F1F5300">
              <w:rPr>
                <w:sz w:val="20"/>
                <w:szCs w:val="20"/>
              </w:rPr>
              <w:t>killing</w:t>
            </w:r>
          </w:p>
        </w:tc>
      </w:tr>
      <w:tr w:rsidR="3F1F5300" w:rsidTr="3F1F5300" w14:paraId="6BAC7777">
        <w:trPr>
          <w:trHeight w:val="300"/>
        </w:trPr>
        <w:tc>
          <w:tcPr>
            <w:cnfStyle w:val="000010000000" w:firstRow="0" w:lastRow="0" w:firstColumn="0" w:lastColumn="0" w:oddVBand="1" w:evenVBand="0" w:oddHBand="0" w:evenHBand="0" w:firstRowFirstColumn="0" w:firstRowLastColumn="0" w:lastRowFirstColumn="0" w:lastRowLastColumn="0"/>
            <w:tcW w:w="1357" w:type="dxa"/>
            <w:tcBorders>
              <w:top w:val="single" w:color="auto" w:sz="4"/>
              <w:bottom w:val="single" w:color="auto" w:sz="4"/>
            </w:tcBorders>
            <w:tcMar/>
          </w:tcPr>
          <w:p w:rsidR="3F1F5300" w:rsidP="3F1F5300" w:rsidRDefault="3F1F5300" w14:paraId="1EE1A3F2">
            <w:pPr>
              <w:pStyle w:val="Compact"/>
              <w:rPr>
                <w:sz w:val="20"/>
                <w:szCs w:val="20"/>
              </w:rPr>
            </w:pPr>
            <w:r w:rsidRPr="3F1F5300" w:rsidR="3F1F5300">
              <w:rPr>
                <w:sz w:val="20"/>
                <w:szCs w:val="20"/>
              </w:rPr>
              <w:t>good</w:t>
            </w:r>
          </w:p>
        </w:tc>
        <w:tc>
          <w:tcPr>
            <w:cnfStyle w:val="000001000000" w:firstRow="0" w:lastRow="0" w:firstColumn="0" w:lastColumn="0" w:oddVBand="0" w:evenVBand="1" w:oddHBand="0" w:evenHBand="0" w:firstRowFirstColumn="0" w:firstRowLastColumn="0" w:lastRowFirstColumn="0" w:lastRowLastColumn="0"/>
            <w:tcW w:w="1418" w:type="dxa"/>
            <w:tcBorders>
              <w:top w:val="single" w:color="auto" w:sz="4"/>
              <w:bottom w:val="single" w:color="auto" w:sz="4"/>
            </w:tcBorders>
            <w:tcMar/>
          </w:tcPr>
          <w:p w:rsidR="3F1F5300" w:rsidP="3F1F5300" w:rsidRDefault="3F1F5300" w14:paraId="12C73C94">
            <w:pPr>
              <w:pStyle w:val="Compact"/>
              <w:rPr>
                <w:sz w:val="20"/>
                <w:szCs w:val="20"/>
              </w:rPr>
            </w:pPr>
            <w:r w:rsidRPr="3F1F5300" w:rsidR="3F1F5300">
              <w:rPr>
                <w:sz w:val="20"/>
                <w:szCs w:val="20"/>
              </w:rPr>
              <w:t>then</w:t>
            </w:r>
          </w:p>
        </w:tc>
        <w:tc>
          <w:tcPr>
            <w:cnfStyle w:val="000010000000" w:firstRow="0" w:lastRow="0" w:firstColumn="0" w:lastColumn="0" w:oddVBand="1" w:evenVBand="0" w:oddHBand="0" w:evenHBand="0" w:firstRowFirstColumn="0" w:firstRowLastColumn="0" w:lastRowFirstColumn="0" w:lastRowLastColumn="0"/>
            <w:tcW w:w="1291" w:type="dxa"/>
            <w:tcBorders>
              <w:top w:val="single" w:color="auto" w:sz="4"/>
              <w:bottom w:val="single" w:color="auto" w:sz="4"/>
            </w:tcBorders>
            <w:tcMar/>
          </w:tcPr>
          <w:p w:rsidR="3F1F5300" w:rsidP="3F1F5300" w:rsidRDefault="3F1F5300" w14:paraId="5FFE4555">
            <w:pPr>
              <w:pStyle w:val="Compact"/>
              <w:rPr>
                <w:sz w:val="20"/>
                <w:szCs w:val="20"/>
              </w:rPr>
            </w:pPr>
            <w:r w:rsidRPr="3F1F5300" w:rsidR="3F1F5300">
              <w:rPr>
                <w:sz w:val="20"/>
                <w:szCs w:val="20"/>
              </w:rPr>
              <w:t>country</w:t>
            </w:r>
          </w:p>
        </w:tc>
        <w:tc>
          <w:tcPr>
            <w:cnfStyle w:val="000001000000" w:firstRow="0" w:lastRow="0" w:firstColumn="0" w:lastColumn="0" w:oddVBand="0" w:evenVBand="1" w:oddHBand="0" w:evenHBand="0" w:firstRowFirstColumn="0" w:firstRowLastColumn="0" w:lastRowFirstColumn="0" w:lastRowLastColumn="0"/>
            <w:tcW w:w="1179" w:type="dxa"/>
            <w:tcBorders>
              <w:top w:val="single" w:color="auto" w:sz="4"/>
              <w:bottom w:val="single" w:color="auto" w:sz="4"/>
            </w:tcBorders>
            <w:tcMar/>
          </w:tcPr>
          <w:p w:rsidR="3F1F5300" w:rsidP="3F1F5300" w:rsidRDefault="3F1F5300" w14:paraId="5ED28B30">
            <w:pPr>
              <w:pStyle w:val="Compact"/>
              <w:rPr>
                <w:sz w:val="20"/>
                <w:szCs w:val="20"/>
              </w:rPr>
            </w:pPr>
            <w:r w:rsidRPr="3F1F5300" w:rsidR="3F1F5300">
              <w:rPr>
                <w:sz w:val="20"/>
                <w:szCs w:val="20"/>
              </w:rPr>
              <w:t>need</w:t>
            </w:r>
          </w:p>
        </w:tc>
        <w:tc>
          <w:tcPr>
            <w:cnfStyle w:val="000010000000" w:firstRow="0" w:lastRow="0" w:firstColumn="0" w:lastColumn="0" w:oddVBand="1" w:evenVBand="0" w:oddHBand="0" w:evenHBand="0" w:firstRowFirstColumn="0" w:firstRowLastColumn="0" w:lastRowFirstColumn="0" w:lastRowLastColumn="0"/>
            <w:tcW w:w="1283" w:type="dxa"/>
            <w:tcBorders>
              <w:top w:val="single" w:color="auto" w:sz="4"/>
              <w:bottom w:val="single" w:color="auto" w:sz="4"/>
            </w:tcBorders>
            <w:tcMar/>
          </w:tcPr>
          <w:p w:rsidR="3F1F5300" w:rsidP="3F1F5300" w:rsidRDefault="3F1F5300" w14:paraId="58E89AC6">
            <w:pPr>
              <w:pStyle w:val="Compact"/>
              <w:rPr>
                <w:sz w:val="20"/>
                <w:szCs w:val="20"/>
              </w:rPr>
            </w:pPr>
            <w:r w:rsidRPr="3F1F5300" w:rsidR="3F1F5300">
              <w:rPr>
                <w:sz w:val="20"/>
                <w:szCs w:val="20"/>
              </w:rPr>
              <w:t>must</w:t>
            </w:r>
          </w:p>
        </w:tc>
        <w:tc>
          <w:tcPr>
            <w:cnfStyle w:val="000001000000" w:firstRow="0" w:lastRow="0" w:firstColumn="0" w:lastColumn="0" w:oddVBand="0" w:evenVBand="1" w:oddHBand="0" w:evenHBand="0" w:firstRowFirstColumn="0" w:firstRowLastColumn="0" w:lastRowFirstColumn="0" w:lastRowLastColumn="0"/>
            <w:tcW w:w="1257" w:type="dxa"/>
            <w:tcBorders>
              <w:top w:val="single" w:color="auto" w:sz="4"/>
              <w:bottom w:val="single" w:color="auto" w:sz="4"/>
            </w:tcBorders>
            <w:tcMar/>
          </w:tcPr>
          <w:p w:rsidR="3F1F5300" w:rsidP="3F1F5300" w:rsidRDefault="3F1F5300" w14:paraId="4A76F591">
            <w:pPr>
              <w:pStyle w:val="Compact"/>
              <w:rPr>
                <w:sz w:val="20"/>
                <w:szCs w:val="20"/>
              </w:rPr>
            </w:pPr>
            <w:r w:rsidRPr="3F1F5300" w:rsidR="3F1F5300">
              <w:rPr>
                <w:sz w:val="20"/>
                <w:szCs w:val="20"/>
              </w:rPr>
              <w:t>mind</w:t>
            </w:r>
          </w:p>
        </w:tc>
        <w:tc>
          <w:tcPr>
            <w:cnfStyle w:val="000010000000" w:firstRow="0" w:lastRow="0" w:firstColumn="0" w:lastColumn="0" w:oddVBand="1" w:evenVBand="0" w:oddHBand="0" w:evenHBand="0" w:firstRowFirstColumn="0" w:firstRowLastColumn="0" w:lastRowFirstColumn="0" w:lastRowLastColumn="0"/>
            <w:tcW w:w="1138" w:type="dxa"/>
            <w:tcBorders>
              <w:top w:val="single" w:color="auto" w:sz="4"/>
              <w:bottom w:val="single" w:color="auto" w:sz="4"/>
            </w:tcBorders>
            <w:tcMar/>
          </w:tcPr>
          <w:p w:rsidR="3F1F5300" w:rsidP="3F1F5300" w:rsidRDefault="3F1F5300" w14:paraId="00D96BF7">
            <w:pPr>
              <w:pStyle w:val="Compact"/>
              <w:rPr>
                <w:sz w:val="20"/>
                <w:szCs w:val="20"/>
              </w:rPr>
            </w:pPr>
            <w:r w:rsidRPr="3F1F5300" w:rsidR="3F1F5300">
              <w:rPr>
                <w:sz w:val="20"/>
                <w:szCs w:val="20"/>
              </w:rPr>
              <w:t>word</w:t>
            </w:r>
          </w:p>
        </w:tc>
        <w:tc>
          <w:tcPr>
            <w:cnfStyle w:val="000001000000" w:firstRow="0" w:lastRow="0" w:firstColumn="0" w:lastColumn="0" w:oddVBand="0" w:evenVBand="1" w:oddHBand="0" w:evenHBand="0" w:firstRowFirstColumn="0" w:firstRowLastColumn="0" w:lastRowFirstColumn="0" w:lastRowLastColumn="0"/>
            <w:tcW w:w="1265" w:type="dxa"/>
            <w:tcBorders>
              <w:top w:val="single" w:color="auto" w:sz="4"/>
              <w:bottom w:val="single" w:color="auto" w:sz="4"/>
            </w:tcBorders>
            <w:tcMar/>
          </w:tcPr>
          <w:p w:rsidR="3F1F5300" w:rsidP="3F1F5300" w:rsidRDefault="3F1F5300" w14:paraId="379F71FB">
            <w:pPr>
              <w:pStyle w:val="Compact"/>
              <w:rPr>
                <w:sz w:val="20"/>
                <w:szCs w:val="20"/>
              </w:rPr>
            </w:pPr>
            <w:r w:rsidRPr="3F1F5300" w:rsidR="3F1F5300">
              <w:rPr>
                <w:sz w:val="20"/>
                <w:szCs w:val="20"/>
              </w:rPr>
              <w:t>life</w:t>
            </w:r>
          </w:p>
        </w:tc>
      </w:tr>
      <w:tr w:rsidR="3F1F5300" w:rsidTr="3F1F5300" w14:paraId="78BCE86F">
        <w:trPr>
          <w:trHeight w:val="300"/>
        </w:trPr>
        <w:tc>
          <w:tcPr>
            <w:cnfStyle w:val="000010000000" w:firstRow="0" w:lastRow="0" w:firstColumn="0" w:lastColumn="0" w:oddVBand="1" w:evenVBand="0" w:oddHBand="0" w:evenHBand="0" w:firstRowFirstColumn="0" w:firstRowLastColumn="0" w:lastRowFirstColumn="0" w:lastRowLastColumn="0"/>
            <w:tcW w:w="1357" w:type="dxa"/>
            <w:tcBorders>
              <w:top w:val="single" w:color="auto" w:sz="4"/>
              <w:bottom w:val="single" w:color="auto" w:sz="4"/>
            </w:tcBorders>
            <w:tcMar/>
          </w:tcPr>
          <w:p w:rsidR="3F1F5300" w:rsidP="3F1F5300" w:rsidRDefault="3F1F5300" w14:paraId="037496C9">
            <w:pPr>
              <w:pStyle w:val="Compact"/>
              <w:rPr>
                <w:sz w:val="20"/>
                <w:szCs w:val="20"/>
              </w:rPr>
            </w:pPr>
            <w:r w:rsidRPr="3F1F5300" w:rsidR="3F1F5300">
              <w:rPr>
                <w:sz w:val="20"/>
                <w:szCs w:val="20"/>
              </w:rPr>
              <w:t>government</w:t>
            </w:r>
          </w:p>
        </w:tc>
        <w:tc>
          <w:tcPr>
            <w:cnfStyle w:val="000001000000" w:firstRow="0" w:lastRow="0" w:firstColumn="0" w:lastColumn="0" w:oddVBand="0" w:evenVBand="1" w:oddHBand="0" w:evenHBand="0" w:firstRowFirstColumn="0" w:firstRowLastColumn="0" w:lastRowFirstColumn="0" w:lastRowLastColumn="0"/>
            <w:tcW w:w="1418" w:type="dxa"/>
            <w:tcBorders>
              <w:top w:val="single" w:color="auto" w:sz="4"/>
              <w:bottom w:val="single" w:color="auto" w:sz="4"/>
            </w:tcBorders>
            <w:tcMar/>
          </w:tcPr>
          <w:p w:rsidR="3F1F5300" w:rsidP="3F1F5300" w:rsidRDefault="3F1F5300" w14:paraId="1C57B9ED">
            <w:pPr>
              <w:pStyle w:val="Compact"/>
              <w:rPr>
                <w:sz w:val="20"/>
                <w:szCs w:val="20"/>
              </w:rPr>
            </w:pPr>
            <w:r w:rsidRPr="3F1F5300" w:rsidR="3F1F5300">
              <w:rPr>
                <w:sz w:val="20"/>
                <w:szCs w:val="20"/>
              </w:rPr>
              <w:t>National Coalition</w:t>
            </w:r>
          </w:p>
        </w:tc>
        <w:tc>
          <w:tcPr>
            <w:cnfStyle w:val="000010000000" w:firstRow="0" w:lastRow="0" w:firstColumn="0" w:lastColumn="0" w:oddVBand="1" w:evenVBand="0" w:oddHBand="0" w:evenHBand="0" w:firstRowFirstColumn="0" w:firstRowLastColumn="0" w:lastRowFirstColumn="0" w:lastRowLastColumn="0"/>
            <w:tcW w:w="1291" w:type="dxa"/>
            <w:tcBorders>
              <w:top w:val="single" w:color="auto" w:sz="4"/>
              <w:bottom w:val="single" w:color="auto" w:sz="4"/>
            </w:tcBorders>
            <w:tcMar/>
          </w:tcPr>
          <w:p w:rsidR="3F1F5300" w:rsidP="3F1F5300" w:rsidRDefault="3F1F5300" w14:paraId="67910DA9">
            <w:pPr>
              <w:pStyle w:val="Compact"/>
              <w:rPr>
                <w:sz w:val="20"/>
                <w:szCs w:val="20"/>
              </w:rPr>
            </w:pPr>
            <w:r w:rsidRPr="3F1F5300" w:rsidR="3F1F5300">
              <w:rPr>
                <w:sz w:val="20"/>
                <w:szCs w:val="20"/>
              </w:rPr>
              <w:t>then</w:t>
            </w:r>
          </w:p>
        </w:tc>
        <w:tc>
          <w:tcPr>
            <w:cnfStyle w:val="000001000000" w:firstRow="0" w:lastRow="0" w:firstColumn="0" w:lastColumn="0" w:oddVBand="0" w:evenVBand="1" w:oddHBand="0" w:evenHBand="0" w:firstRowFirstColumn="0" w:firstRowLastColumn="0" w:lastRowFirstColumn="0" w:lastRowLastColumn="0"/>
            <w:tcW w:w="1179" w:type="dxa"/>
            <w:tcBorders>
              <w:top w:val="single" w:color="auto" w:sz="4"/>
              <w:bottom w:val="single" w:color="auto" w:sz="4"/>
            </w:tcBorders>
            <w:tcMar/>
          </w:tcPr>
          <w:p w:rsidR="3F1F5300" w:rsidP="3F1F5300" w:rsidRDefault="3F1F5300" w14:paraId="293C1A3F">
            <w:pPr>
              <w:pStyle w:val="Compact"/>
              <w:rPr>
                <w:sz w:val="20"/>
                <w:szCs w:val="20"/>
              </w:rPr>
            </w:pPr>
            <w:r w:rsidRPr="3F1F5300" w:rsidR="3F1F5300">
              <w:rPr>
                <w:sz w:val="20"/>
                <w:szCs w:val="20"/>
              </w:rPr>
              <w:t>bear</w:t>
            </w:r>
          </w:p>
        </w:tc>
        <w:tc>
          <w:tcPr>
            <w:cnfStyle w:val="000010000000" w:firstRow="0" w:lastRow="0" w:firstColumn="0" w:lastColumn="0" w:oddVBand="1" w:evenVBand="0" w:oddHBand="0" w:evenHBand="0" w:firstRowFirstColumn="0" w:firstRowLastColumn="0" w:lastRowFirstColumn="0" w:lastRowLastColumn="0"/>
            <w:tcW w:w="1283" w:type="dxa"/>
            <w:tcBorders>
              <w:top w:val="single" w:color="auto" w:sz="4"/>
              <w:bottom w:val="single" w:color="auto" w:sz="4"/>
            </w:tcBorders>
            <w:tcMar/>
          </w:tcPr>
          <w:p w:rsidR="3F1F5300" w:rsidP="3F1F5300" w:rsidRDefault="3F1F5300" w14:paraId="5695192F">
            <w:pPr>
              <w:pStyle w:val="Compact"/>
              <w:rPr>
                <w:sz w:val="20"/>
                <w:szCs w:val="20"/>
              </w:rPr>
            </w:pPr>
            <w:r w:rsidRPr="3F1F5300" w:rsidR="3F1F5300">
              <w:rPr>
                <w:sz w:val="20"/>
                <w:szCs w:val="20"/>
              </w:rPr>
              <w:t>unemployed</w:t>
            </w:r>
          </w:p>
        </w:tc>
        <w:tc>
          <w:tcPr>
            <w:cnfStyle w:val="000001000000" w:firstRow="0" w:lastRow="0" w:firstColumn="0" w:lastColumn="0" w:oddVBand="0" w:evenVBand="1" w:oddHBand="0" w:evenHBand="0" w:firstRowFirstColumn="0" w:firstRowLastColumn="0" w:lastRowFirstColumn="0" w:lastRowLastColumn="0"/>
            <w:tcW w:w="1257" w:type="dxa"/>
            <w:tcBorders>
              <w:top w:val="single" w:color="auto" w:sz="4"/>
              <w:bottom w:val="single" w:color="auto" w:sz="4"/>
            </w:tcBorders>
            <w:tcMar/>
          </w:tcPr>
          <w:p w:rsidR="3F1F5300" w:rsidP="3F1F5300" w:rsidRDefault="3F1F5300" w14:paraId="6BF3112F">
            <w:pPr>
              <w:pStyle w:val="Compact"/>
              <w:rPr>
                <w:sz w:val="20"/>
                <w:szCs w:val="20"/>
              </w:rPr>
            </w:pPr>
            <w:r w:rsidRPr="3F1F5300" w:rsidR="3F1F5300">
              <w:rPr>
                <w:sz w:val="20"/>
                <w:szCs w:val="20"/>
              </w:rPr>
              <w:t>here</w:t>
            </w:r>
          </w:p>
        </w:tc>
        <w:tc>
          <w:tcPr>
            <w:cnfStyle w:val="000010000000" w:firstRow="0" w:lastRow="0" w:firstColumn="0" w:lastColumn="0" w:oddVBand="1" w:evenVBand="0" w:oddHBand="0" w:evenHBand="0" w:firstRowFirstColumn="0" w:firstRowLastColumn="0" w:lastRowFirstColumn="0" w:lastRowLastColumn="0"/>
            <w:tcW w:w="1138" w:type="dxa"/>
            <w:tcBorders>
              <w:top w:val="single" w:color="auto" w:sz="4"/>
              <w:bottom w:val="single" w:color="auto" w:sz="4"/>
            </w:tcBorders>
            <w:tcMar/>
          </w:tcPr>
          <w:p w:rsidR="3F1F5300" w:rsidP="3F1F5300" w:rsidRDefault="3F1F5300" w14:paraId="08ABD25E">
            <w:pPr>
              <w:pStyle w:val="Compact"/>
              <w:rPr>
                <w:sz w:val="20"/>
                <w:szCs w:val="20"/>
              </w:rPr>
            </w:pPr>
            <w:r w:rsidRPr="3F1F5300" w:rsidR="3F1F5300">
              <w:rPr>
                <w:sz w:val="20"/>
                <w:szCs w:val="20"/>
              </w:rPr>
              <w:t>own</w:t>
            </w:r>
          </w:p>
        </w:tc>
        <w:tc>
          <w:tcPr>
            <w:cnfStyle w:val="000001000000" w:firstRow="0" w:lastRow="0" w:firstColumn="0" w:lastColumn="0" w:oddVBand="0" w:evenVBand="1" w:oddHBand="0" w:evenHBand="0" w:firstRowFirstColumn="0" w:firstRowLastColumn="0" w:lastRowFirstColumn="0" w:lastRowLastColumn="0"/>
            <w:tcW w:w="1265" w:type="dxa"/>
            <w:tcBorders>
              <w:top w:val="single" w:color="auto" w:sz="4"/>
              <w:bottom w:val="single" w:color="auto" w:sz="4"/>
            </w:tcBorders>
            <w:tcMar/>
          </w:tcPr>
          <w:p w:rsidR="3F1F5300" w:rsidP="3F1F5300" w:rsidRDefault="3F1F5300" w14:paraId="7AD65D47">
            <w:pPr>
              <w:pStyle w:val="Compact"/>
              <w:rPr>
                <w:sz w:val="20"/>
                <w:szCs w:val="20"/>
              </w:rPr>
            </w:pPr>
            <w:r w:rsidRPr="3F1F5300" w:rsidR="3F1F5300">
              <w:rPr>
                <w:sz w:val="20"/>
                <w:szCs w:val="20"/>
              </w:rPr>
              <w:t>question</w:t>
            </w:r>
          </w:p>
        </w:tc>
      </w:tr>
      <w:tr w:rsidR="3F1F5300" w:rsidTr="3F1F5300" w14:paraId="70DCE457">
        <w:trPr>
          <w:trHeight w:val="300"/>
        </w:trPr>
        <w:tc>
          <w:tcPr>
            <w:cnfStyle w:val="000010000000" w:firstRow="0" w:lastRow="0" w:firstColumn="0" w:lastColumn="0" w:oddVBand="1" w:evenVBand="0" w:oddHBand="0" w:evenHBand="0" w:firstRowFirstColumn="0" w:firstRowLastColumn="0" w:lastRowFirstColumn="0" w:lastRowLastColumn="0"/>
            <w:tcW w:w="1357" w:type="dxa"/>
            <w:tcBorders>
              <w:top w:val="single" w:color="auto" w:sz="4"/>
              <w:bottom w:val="single" w:color="auto" w:sz="4"/>
            </w:tcBorders>
            <w:tcMar/>
          </w:tcPr>
          <w:p w:rsidR="3F1F5300" w:rsidP="3F1F5300" w:rsidRDefault="3F1F5300" w14:paraId="08047CD8">
            <w:pPr>
              <w:pStyle w:val="Compact"/>
              <w:rPr>
                <w:sz w:val="20"/>
                <w:szCs w:val="20"/>
              </w:rPr>
            </w:pPr>
            <w:r w:rsidRPr="3F1F5300" w:rsidR="3F1F5300">
              <w:rPr>
                <w:sz w:val="20"/>
                <w:szCs w:val="20"/>
              </w:rPr>
              <w:t>SDP</w:t>
            </w:r>
          </w:p>
        </w:tc>
        <w:tc>
          <w:tcPr>
            <w:cnfStyle w:val="000001000000" w:firstRow="0" w:lastRow="0" w:firstColumn="0" w:lastColumn="0" w:oddVBand="0" w:evenVBand="1" w:oddHBand="0" w:evenHBand="0" w:firstRowFirstColumn="0" w:firstRowLastColumn="0" w:lastRowFirstColumn="0" w:lastRowLastColumn="0"/>
            <w:tcW w:w="1418" w:type="dxa"/>
            <w:tcBorders>
              <w:top w:val="single" w:color="auto" w:sz="4"/>
              <w:bottom w:val="single" w:color="auto" w:sz="4"/>
            </w:tcBorders>
            <w:tcMar/>
          </w:tcPr>
          <w:p w:rsidR="3F1F5300" w:rsidP="3F1F5300" w:rsidRDefault="3F1F5300" w14:paraId="6F8E4DD9">
            <w:pPr>
              <w:pStyle w:val="Compact"/>
              <w:rPr>
                <w:sz w:val="20"/>
                <w:szCs w:val="20"/>
              </w:rPr>
            </w:pPr>
            <w:r w:rsidRPr="3F1F5300" w:rsidR="3F1F5300">
              <w:rPr>
                <w:sz w:val="20"/>
                <w:szCs w:val="20"/>
              </w:rPr>
              <w:t>economy</w:t>
            </w:r>
          </w:p>
        </w:tc>
        <w:tc>
          <w:tcPr>
            <w:cnfStyle w:val="000010000000" w:firstRow="0" w:lastRow="0" w:firstColumn="0" w:lastColumn="0" w:oddVBand="1" w:evenVBand="0" w:oddHBand="0" w:evenHBand="0" w:firstRowFirstColumn="0" w:firstRowLastColumn="0" w:lastRowFirstColumn="0" w:lastRowLastColumn="0"/>
            <w:tcW w:w="1291" w:type="dxa"/>
            <w:tcBorders>
              <w:top w:val="single" w:color="auto" w:sz="4"/>
              <w:bottom w:val="single" w:color="auto" w:sz="4"/>
            </w:tcBorders>
            <w:tcMar/>
          </w:tcPr>
          <w:p w:rsidR="3F1F5300" w:rsidP="3F1F5300" w:rsidRDefault="3F1F5300" w14:paraId="5FB153D2">
            <w:pPr>
              <w:pStyle w:val="Compact"/>
              <w:rPr>
                <w:sz w:val="20"/>
                <w:szCs w:val="20"/>
              </w:rPr>
            </w:pPr>
            <w:r w:rsidRPr="3F1F5300" w:rsidR="3F1F5300">
              <w:rPr>
                <w:sz w:val="20"/>
                <w:szCs w:val="20"/>
              </w:rPr>
              <w:t>good</w:t>
            </w:r>
          </w:p>
        </w:tc>
        <w:tc>
          <w:tcPr>
            <w:cnfStyle w:val="000001000000" w:firstRow="0" w:lastRow="0" w:firstColumn="0" w:lastColumn="0" w:oddVBand="0" w:evenVBand="1" w:oddHBand="0" w:evenHBand="0" w:firstRowFirstColumn="0" w:firstRowLastColumn="0" w:lastRowFirstColumn="0" w:lastRowLastColumn="0"/>
            <w:tcW w:w="1179" w:type="dxa"/>
            <w:tcBorders>
              <w:top w:val="single" w:color="auto" w:sz="4"/>
              <w:bottom w:val="single" w:color="auto" w:sz="4"/>
            </w:tcBorders>
            <w:tcMar/>
          </w:tcPr>
          <w:p w:rsidR="3F1F5300" w:rsidP="3F1F5300" w:rsidRDefault="3F1F5300" w14:paraId="13D9CB64">
            <w:pPr>
              <w:pStyle w:val="Compact"/>
              <w:rPr>
                <w:sz w:val="20"/>
                <w:szCs w:val="20"/>
              </w:rPr>
            </w:pPr>
            <w:r w:rsidRPr="3F1F5300" w:rsidR="3F1F5300">
              <w:rPr>
                <w:sz w:val="20"/>
                <w:szCs w:val="20"/>
              </w:rPr>
              <w:t>carcass</w:t>
            </w:r>
          </w:p>
        </w:tc>
        <w:tc>
          <w:tcPr>
            <w:cnfStyle w:val="000010000000" w:firstRow="0" w:lastRow="0" w:firstColumn="0" w:lastColumn="0" w:oddVBand="1" w:evenVBand="0" w:oddHBand="0" w:evenHBand="0" w:firstRowFirstColumn="0" w:firstRowLastColumn="0" w:lastRowFirstColumn="0" w:lastRowLastColumn="0"/>
            <w:tcW w:w="1283" w:type="dxa"/>
            <w:tcBorders>
              <w:top w:val="single" w:color="auto" w:sz="4"/>
              <w:bottom w:val="single" w:color="auto" w:sz="4"/>
            </w:tcBorders>
            <w:tcMar/>
          </w:tcPr>
          <w:p w:rsidR="3F1F5300" w:rsidP="3F1F5300" w:rsidRDefault="3F1F5300" w14:paraId="67FB2CB2">
            <w:pPr>
              <w:pStyle w:val="Compact"/>
              <w:rPr>
                <w:sz w:val="20"/>
                <w:szCs w:val="20"/>
              </w:rPr>
            </w:pPr>
            <w:r w:rsidRPr="3F1F5300" w:rsidR="3F1F5300">
              <w:rPr>
                <w:sz w:val="20"/>
                <w:szCs w:val="20"/>
              </w:rPr>
              <w:t>cut</w:t>
            </w:r>
          </w:p>
        </w:tc>
        <w:tc>
          <w:tcPr>
            <w:cnfStyle w:val="000001000000" w:firstRow="0" w:lastRow="0" w:firstColumn="0" w:lastColumn="0" w:oddVBand="0" w:evenVBand="1" w:oddHBand="0" w:evenHBand="0" w:firstRowFirstColumn="0" w:firstRowLastColumn="0" w:lastRowFirstColumn="0" w:lastRowLastColumn="0"/>
            <w:tcW w:w="1257" w:type="dxa"/>
            <w:tcBorders>
              <w:top w:val="single" w:color="auto" w:sz="4"/>
              <w:bottom w:val="single" w:color="auto" w:sz="4"/>
            </w:tcBorders>
            <w:tcMar/>
          </w:tcPr>
          <w:p w:rsidR="3F1F5300" w:rsidP="3F1F5300" w:rsidRDefault="3F1F5300" w14:paraId="19773028">
            <w:pPr>
              <w:pStyle w:val="Compact"/>
              <w:rPr>
                <w:sz w:val="20"/>
                <w:szCs w:val="20"/>
              </w:rPr>
            </w:pPr>
            <w:r w:rsidRPr="3F1F5300" w:rsidR="3F1F5300">
              <w:rPr>
                <w:sz w:val="20"/>
                <w:szCs w:val="20"/>
              </w:rPr>
              <w:t>important</w:t>
            </w:r>
          </w:p>
        </w:tc>
        <w:tc>
          <w:tcPr>
            <w:cnfStyle w:val="000010000000" w:firstRow="0" w:lastRow="0" w:firstColumn="0" w:lastColumn="0" w:oddVBand="1" w:evenVBand="0" w:oddHBand="0" w:evenHBand="0" w:firstRowFirstColumn="0" w:firstRowLastColumn="0" w:lastRowFirstColumn="0" w:lastRowLastColumn="0"/>
            <w:tcW w:w="1138" w:type="dxa"/>
            <w:tcBorders>
              <w:top w:val="single" w:color="auto" w:sz="4"/>
              <w:bottom w:val="single" w:color="auto" w:sz="4"/>
            </w:tcBorders>
            <w:tcMar/>
          </w:tcPr>
          <w:p w:rsidR="3F1F5300" w:rsidP="3F1F5300" w:rsidRDefault="3F1F5300" w14:paraId="1ADD0D2C">
            <w:pPr>
              <w:pStyle w:val="Compact"/>
              <w:rPr>
                <w:sz w:val="20"/>
                <w:szCs w:val="20"/>
              </w:rPr>
            </w:pPr>
            <w:r w:rsidRPr="3F1F5300" w:rsidR="3F1F5300">
              <w:rPr>
                <w:sz w:val="20"/>
                <w:szCs w:val="20"/>
              </w:rPr>
              <w:t>important</w:t>
            </w:r>
          </w:p>
        </w:tc>
        <w:tc>
          <w:tcPr>
            <w:cnfStyle w:val="000001000000" w:firstRow="0" w:lastRow="0" w:firstColumn="0" w:lastColumn="0" w:oddVBand="0" w:evenVBand="1" w:oddHBand="0" w:evenHBand="0" w:firstRowFirstColumn="0" w:firstRowLastColumn="0" w:lastRowFirstColumn="0" w:lastRowLastColumn="0"/>
            <w:tcW w:w="1265" w:type="dxa"/>
            <w:tcBorders>
              <w:top w:val="single" w:color="auto" w:sz="4"/>
              <w:bottom w:val="single" w:color="auto" w:sz="4"/>
            </w:tcBorders>
            <w:tcMar/>
          </w:tcPr>
          <w:p w:rsidR="3F1F5300" w:rsidP="3F1F5300" w:rsidRDefault="3F1F5300" w14:paraId="51194A9B">
            <w:pPr>
              <w:pStyle w:val="Compact"/>
              <w:rPr>
                <w:sz w:val="20"/>
                <w:szCs w:val="20"/>
              </w:rPr>
            </w:pPr>
            <w:r w:rsidRPr="3F1F5300" w:rsidR="3F1F5300">
              <w:rPr>
                <w:sz w:val="20"/>
                <w:szCs w:val="20"/>
              </w:rPr>
              <w:t>child</w:t>
            </w:r>
          </w:p>
        </w:tc>
      </w:tr>
      <w:tr w:rsidR="3F1F5300" w:rsidTr="3F1F5300" w14:paraId="7A77FDD0">
        <w:trPr>
          <w:trHeight w:val="300"/>
        </w:trPr>
        <w:tc>
          <w:tcPr>
            <w:cnfStyle w:val="000010000000" w:firstRow="0" w:lastRow="0" w:firstColumn="0" w:lastColumn="0" w:oddVBand="1" w:evenVBand="0" w:oddHBand="0" w:evenHBand="0" w:firstRowFirstColumn="0" w:firstRowLastColumn="0" w:lastRowFirstColumn="0" w:lastRowLastColumn="0"/>
            <w:tcW w:w="1357" w:type="dxa"/>
            <w:tcBorders>
              <w:top w:val="single" w:color="auto" w:sz="4"/>
              <w:bottom w:val="single" w:color="auto" w:sz="4"/>
            </w:tcBorders>
            <w:tcMar/>
          </w:tcPr>
          <w:p w:rsidR="3F1F5300" w:rsidP="3F1F5300" w:rsidRDefault="3F1F5300" w14:paraId="5E94D05B">
            <w:pPr>
              <w:pStyle w:val="Compact"/>
              <w:rPr>
                <w:sz w:val="20"/>
                <w:szCs w:val="20"/>
              </w:rPr>
            </w:pPr>
            <w:r w:rsidRPr="3F1F5300" w:rsidR="3F1F5300">
              <w:rPr>
                <w:sz w:val="20"/>
                <w:szCs w:val="20"/>
              </w:rPr>
              <w:t>then</w:t>
            </w:r>
          </w:p>
        </w:tc>
        <w:tc>
          <w:tcPr>
            <w:cnfStyle w:val="000001000000" w:firstRow="0" w:lastRow="0" w:firstColumn="0" w:lastColumn="0" w:oddVBand="0" w:evenVBand="1" w:oddHBand="0" w:evenHBand="0" w:firstRowFirstColumn="0" w:firstRowLastColumn="0" w:lastRowFirstColumn="0" w:lastRowLastColumn="0"/>
            <w:tcW w:w="1418" w:type="dxa"/>
            <w:tcBorders>
              <w:top w:val="single" w:color="auto" w:sz="4"/>
              <w:bottom w:val="single" w:color="auto" w:sz="4"/>
            </w:tcBorders>
            <w:tcMar/>
          </w:tcPr>
          <w:p w:rsidR="3F1F5300" w:rsidP="3F1F5300" w:rsidRDefault="3F1F5300" w14:paraId="74E65E1C">
            <w:pPr>
              <w:pStyle w:val="Compact"/>
              <w:rPr>
                <w:sz w:val="20"/>
                <w:szCs w:val="20"/>
              </w:rPr>
            </w:pPr>
            <w:r w:rsidRPr="3F1F5300" w:rsidR="3F1F5300">
              <w:rPr>
                <w:sz w:val="20"/>
                <w:szCs w:val="20"/>
              </w:rPr>
              <w:t>government</w:t>
            </w:r>
          </w:p>
        </w:tc>
        <w:tc>
          <w:tcPr>
            <w:cnfStyle w:val="000010000000" w:firstRow="0" w:lastRow="0" w:firstColumn="0" w:lastColumn="0" w:oddVBand="1" w:evenVBand="0" w:oddHBand="0" w:evenHBand="0" w:firstRowFirstColumn="0" w:firstRowLastColumn="0" w:lastRowFirstColumn="0" w:lastRowLastColumn="0"/>
            <w:tcW w:w="1291" w:type="dxa"/>
            <w:tcBorders>
              <w:top w:val="single" w:color="auto" w:sz="4"/>
              <w:bottom w:val="single" w:color="auto" w:sz="4"/>
            </w:tcBorders>
            <w:tcMar/>
          </w:tcPr>
          <w:p w:rsidR="3F1F5300" w:rsidP="3F1F5300" w:rsidRDefault="3F1F5300" w14:paraId="0FC4759B">
            <w:pPr>
              <w:pStyle w:val="Compact"/>
              <w:rPr>
                <w:sz w:val="20"/>
                <w:szCs w:val="20"/>
              </w:rPr>
            </w:pPr>
            <w:r w:rsidRPr="3F1F5300" w:rsidR="3F1F5300">
              <w:rPr>
                <w:sz w:val="20"/>
                <w:szCs w:val="20"/>
              </w:rPr>
              <w:t>MP</w:t>
            </w:r>
          </w:p>
        </w:tc>
        <w:tc>
          <w:tcPr>
            <w:cnfStyle w:val="000001000000" w:firstRow="0" w:lastRow="0" w:firstColumn="0" w:lastColumn="0" w:oddVBand="0" w:evenVBand="1" w:oddHBand="0" w:evenHBand="0" w:firstRowFirstColumn="0" w:firstRowLastColumn="0" w:lastRowFirstColumn="0" w:lastRowLastColumn="0"/>
            <w:tcW w:w="1179" w:type="dxa"/>
            <w:tcBorders>
              <w:top w:val="single" w:color="auto" w:sz="4"/>
              <w:bottom w:val="single" w:color="auto" w:sz="4"/>
            </w:tcBorders>
            <w:tcMar/>
          </w:tcPr>
          <w:p w:rsidR="3F1F5300" w:rsidP="3F1F5300" w:rsidRDefault="3F1F5300" w14:paraId="6D0B3948">
            <w:pPr>
              <w:pStyle w:val="Compact"/>
              <w:rPr>
                <w:sz w:val="20"/>
                <w:szCs w:val="20"/>
              </w:rPr>
            </w:pPr>
            <w:r w:rsidRPr="3F1F5300" w:rsidR="3F1F5300">
              <w:rPr>
                <w:sz w:val="20"/>
                <w:szCs w:val="20"/>
              </w:rPr>
              <w:t>set</w:t>
            </w:r>
          </w:p>
        </w:tc>
        <w:tc>
          <w:tcPr>
            <w:cnfStyle w:val="000010000000" w:firstRow="0" w:lastRow="0" w:firstColumn="0" w:lastColumn="0" w:oddVBand="1" w:evenVBand="0" w:oddHBand="0" w:evenHBand="0" w:firstRowFirstColumn="0" w:firstRowLastColumn="0" w:lastRowFirstColumn="0" w:lastRowLastColumn="0"/>
            <w:tcW w:w="1283" w:type="dxa"/>
            <w:tcBorders>
              <w:top w:val="single" w:color="auto" w:sz="4"/>
              <w:bottom w:val="single" w:color="auto" w:sz="4"/>
            </w:tcBorders>
            <w:tcMar/>
          </w:tcPr>
          <w:p w:rsidR="3F1F5300" w:rsidP="3F1F5300" w:rsidRDefault="3F1F5300" w14:paraId="0C8E3E10">
            <w:pPr>
              <w:pStyle w:val="Compact"/>
              <w:rPr>
                <w:sz w:val="20"/>
                <w:szCs w:val="20"/>
              </w:rPr>
            </w:pPr>
            <w:r w:rsidRPr="3F1F5300" w:rsidR="3F1F5300">
              <w:rPr>
                <w:sz w:val="20"/>
                <w:szCs w:val="20"/>
              </w:rPr>
              <w:t>want</w:t>
            </w:r>
          </w:p>
        </w:tc>
        <w:tc>
          <w:tcPr>
            <w:cnfStyle w:val="000001000000" w:firstRow="0" w:lastRow="0" w:firstColumn="0" w:lastColumn="0" w:oddVBand="0" w:evenVBand="1" w:oddHBand="0" w:evenHBand="0" w:firstRowFirstColumn="0" w:firstRowLastColumn="0" w:lastRowFirstColumn="0" w:lastRowLastColumn="0"/>
            <w:tcW w:w="1257" w:type="dxa"/>
            <w:tcBorders>
              <w:top w:val="single" w:color="auto" w:sz="4"/>
              <w:bottom w:val="single" w:color="auto" w:sz="4"/>
            </w:tcBorders>
            <w:tcMar/>
          </w:tcPr>
          <w:p w:rsidR="3F1F5300" w:rsidP="3F1F5300" w:rsidRDefault="3F1F5300" w14:paraId="66B1EA17">
            <w:pPr>
              <w:pStyle w:val="Compact"/>
              <w:rPr>
                <w:sz w:val="20"/>
                <w:szCs w:val="20"/>
              </w:rPr>
            </w:pPr>
            <w:r w:rsidRPr="3F1F5300" w:rsidR="3F1F5300">
              <w:rPr>
                <w:sz w:val="20"/>
                <w:szCs w:val="20"/>
              </w:rPr>
              <w:t>then</w:t>
            </w:r>
          </w:p>
        </w:tc>
        <w:tc>
          <w:tcPr>
            <w:cnfStyle w:val="000010000000" w:firstRow="0" w:lastRow="0" w:firstColumn="0" w:lastColumn="0" w:oddVBand="1" w:evenVBand="0" w:oddHBand="0" w:evenHBand="0" w:firstRowFirstColumn="0" w:firstRowLastColumn="0" w:lastRowFirstColumn="0" w:lastRowLastColumn="0"/>
            <w:tcW w:w="1138" w:type="dxa"/>
            <w:tcBorders>
              <w:top w:val="single" w:color="auto" w:sz="4"/>
              <w:bottom w:val="single" w:color="auto" w:sz="4"/>
            </w:tcBorders>
            <w:tcMar/>
          </w:tcPr>
          <w:p w:rsidR="3F1F5300" w:rsidP="3F1F5300" w:rsidRDefault="3F1F5300" w14:paraId="5844A393">
            <w:pPr>
              <w:pStyle w:val="Compact"/>
              <w:rPr>
                <w:sz w:val="20"/>
                <w:szCs w:val="20"/>
              </w:rPr>
            </w:pPr>
            <w:r w:rsidRPr="3F1F5300" w:rsidR="3F1F5300">
              <w:rPr>
                <w:sz w:val="20"/>
                <w:szCs w:val="20"/>
              </w:rPr>
              <w:t>right</w:t>
            </w:r>
          </w:p>
        </w:tc>
        <w:tc>
          <w:tcPr>
            <w:cnfStyle w:val="000001000000" w:firstRow="0" w:lastRow="0" w:firstColumn="0" w:lastColumn="0" w:oddVBand="0" w:evenVBand="1" w:oddHBand="0" w:evenHBand="0" w:firstRowFirstColumn="0" w:firstRowLastColumn="0" w:lastRowFirstColumn="0" w:lastRowLastColumn="0"/>
            <w:tcW w:w="1265" w:type="dxa"/>
            <w:tcBorders>
              <w:top w:val="single" w:color="auto" w:sz="4"/>
              <w:bottom w:val="single" w:color="auto" w:sz="4"/>
            </w:tcBorders>
            <w:tcMar/>
          </w:tcPr>
          <w:p w:rsidR="3F1F5300" w:rsidP="3F1F5300" w:rsidRDefault="3F1F5300" w14:paraId="6ABD9A94">
            <w:pPr>
              <w:pStyle w:val="Compact"/>
              <w:rPr>
                <w:sz w:val="20"/>
                <w:szCs w:val="20"/>
              </w:rPr>
            </w:pPr>
            <w:r w:rsidRPr="3F1F5300" w:rsidR="3F1F5300">
              <w:rPr>
                <w:sz w:val="20"/>
                <w:szCs w:val="20"/>
              </w:rPr>
              <w:t>ending</w:t>
            </w:r>
          </w:p>
        </w:tc>
      </w:tr>
      <w:tr w:rsidR="3F1F5300" w:rsidTr="3F1F5300" w14:paraId="6EA2182E">
        <w:trPr>
          <w:trHeight w:val="300"/>
        </w:trPr>
        <w:tc>
          <w:tcPr>
            <w:cnfStyle w:val="000010000000" w:firstRow="0" w:lastRow="0" w:firstColumn="0" w:lastColumn="0" w:oddVBand="1" w:evenVBand="0" w:oddHBand="0" w:evenHBand="0" w:firstRowFirstColumn="0" w:firstRowLastColumn="0" w:lastRowFirstColumn="0" w:lastRowLastColumn="0"/>
            <w:tcW w:w="1357" w:type="dxa"/>
            <w:tcBorders>
              <w:top w:val="single" w:color="auto" w:sz="4"/>
              <w:bottom w:val="single" w:color="auto" w:sz="4"/>
            </w:tcBorders>
            <w:tcMar/>
          </w:tcPr>
          <w:p w:rsidR="3F1F5300" w:rsidP="3F1F5300" w:rsidRDefault="3F1F5300" w14:paraId="5050C952">
            <w:pPr>
              <w:pStyle w:val="Compact"/>
              <w:rPr>
                <w:sz w:val="20"/>
                <w:szCs w:val="20"/>
              </w:rPr>
            </w:pPr>
            <w:r w:rsidRPr="3F1F5300" w:rsidR="3F1F5300">
              <w:rPr>
                <w:sz w:val="20"/>
                <w:szCs w:val="20"/>
              </w:rPr>
              <w:t>own</w:t>
            </w:r>
          </w:p>
        </w:tc>
        <w:tc>
          <w:tcPr>
            <w:cnfStyle w:val="000001000000" w:firstRow="0" w:lastRow="0" w:firstColumn="0" w:lastColumn="0" w:oddVBand="0" w:evenVBand="1" w:oddHBand="0" w:evenHBand="0" w:firstRowFirstColumn="0" w:firstRowLastColumn="0" w:lastRowFirstColumn="0" w:lastRowLastColumn="0"/>
            <w:tcW w:w="1418" w:type="dxa"/>
            <w:tcBorders>
              <w:top w:val="single" w:color="auto" w:sz="4"/>
              <w:bottom w:val="single" w:color="auto" w:sz="4"/>
            </w:tcBorders>
            <w:tcMar/>
          </w:tcPr>
          <w:p w:rsidR="3F1F5300" w:rsidP="3F1F5300" w:rsidRDefault="3F1F5300" w14:paraId="32959E7C">
            <w:pPr>
              <w:pStyle w:val="Compact"/>
              <w:rPr>
                <w:sz w:val="20"/>
                <w:szCs w:val="20"/>
              </w:rPr>
            </w:pPr>
            <w:r w:rsidRPr="3F1F5300" w:rsidR="3F1F5300">
              <w:rPr>
                <w:sz w:val="20"/>
                <w:szCs w:val="20"/>
              </w:rPr>
              <w:t>time</w:t>
            </w:r>
          </w:p>
        </w:tc>
        <w:tc>
          <w:tcPr>
            <w:cnfStyle w:val="000010000000" w:firstRow="0" w:lastRow="0" w:firstColumn="0" w:lastColumn="0" w:oddVBand="1" w:evenVBand="0" w:oddHBand="0" w:evenHBand="0" w:firstRowFirstColumn="0" w:firstRowLastColumn="0" w:lastRowFirstColumn="0" w:lastRowLastColumn="0"/>
            <w:tcW w:w="1291" w:type="dxa"/>
            <w:tcBorders>
              <w:top w:val="single" w:color="auto" w:sz="4"/>
              <w:bottom w:val="single" w:color="auto" w:sz="4"/>
            </w:tcBorders>
            <w:tcMar/>
          </w:tcPr>
          <w:p w:rsidR="3F1F5300" w:rsidP="3F1F5300" w:rsidRDefault="3F1F5300" w14:paraId="024F4E30">
            <w:pPr>
              <w:pStyle w:val="Compact"/>
              <w:rPr>
                <w:sz w:val="20"/>
                <w:szCs w:val="20"/>
              </w:rPr>
            </w:pPr>
            <w:r w:rsidRPr="3F1F5300" w:rsidR="3F1F5300">
              <w:rPr>
                <w:sz w:val="20"/>
                <w:szCs w:val="20"/>
              </w:rPr>
              <w:t>municipality</w:t>
            </w:r>
          </w:p>
        </w:tc>
        <w:tc>
          <w:tcPr>
            <w:cnfStyle w:val="000001000000" w:firstRow="0" w:lastRow="0" w:firstColumn="0" w:lastColumn="0" w:oddVBand="0" w:evenVBand="1" w:oddHBand="0" w:evenHBand="0" w:firstRowFirstColumn="0" w:firstRowLastColumn="0" w:lastRowFirstColumn="0" w:lastRowLastColumn="0"/>
            <w:tcW w:w="1179" w:type="dxa"/>
            <w:tcBorders>
              <w:top w:val="single" w:color="auto" w:sz="4"/>
              <w:bottom w:val="single" w:color="auto" w:sz="4"/>
            </w:tcBorders>
            <w:tcMar/>
          </w:tcPr>
          <w:p w:rsidR="3F1F5300" w:rsidP="3F1F5300" w:rsidRDefault="3F1F5300" w14:paraId="0B6C668D">
            <w:pPr>
              <w:pStyle w:val="Compact"/>
              <w:rPr>
                <w:sz w:val="20"/>
                <w:szCs w:val="20"/>
              </w:rPr>
            </w:pPr>
            <w:r w:rsidRPr="3F1F5300" w:rsidR="3F1F5300">
              <w:rPr>
                <w:sz w:val="20"/>
                <w:szCs w:val="20"/>
              </w:rPr>
              <w:t>sentence</w:t>
            </w:r>
          </w:p>
        </w:tc>
        <w:tc>
          <w:tcPr>
            <w:cnfStyle w:val="000010000000" w:firstRow="0" w:lastRow="0" w:firstColumn="0" w:lastColumn="0" w:oddVBand="1" w:evenVBand="0" w:oddHBand="0" w:evenHBand="0" w:firstRowFirstColumn="0" w:firstRowLastColumn="0" w:lastRowFirstColumn="0" w:lastRowLastColumn="0"/>
            <w:tcW w:w="1283" w:type="dxa"/>
            <w:tcBorders>
              <w:top w:val="single" w:color="auto" w:sz="4"/>
              <w:bottom w:val="single" w:color="auto" w:sz="4"/>
            </w:tcBorders>
            <w:tcMar/>
          </w:tcPr>
          <w:p w:rsidR="3F1F5300" w:rsidP="3F1F5300" w:rsidRDefault="3F1F5300" w14:paraId="02D91E51">
            <w:pPr>
              <w:pStyle w:val="Compact"/>
              <w:rPr>
                <w:sz w:val="20"/>
                <w:szCs w:val="20"/>
              </w:rPr>
            </w:pPr>
            <w:r w:rsidRPr="3F1F5300" w:rsidR="3F1F5300">
              <w:rPr>
                <w:sz w:val="20"/>
                <w:szCs w:val="20"/>
              </w:rPr>
              <w:t>give</w:t>
            </w:r>
          </w:p>
        </w:tc>
        <w:tc>
          <w:tcPr>
            <w:cnfStyle w:val="000001000000" w:firstRow="0" w:lastRow="0" w:firstColumn="0" w:lastColumn="0" w:oddVBand="0" w:evenVBand="1" w:oddHBand="0" w:evenHBand="0" w:firstRowFirstColumn="0" w:firstRowLastColumn="0" w:lastRowFirstColumn="0" w:lastRowLastColumn="0"/>
            <w:tcW w:w="1257" w:type="dxa"/>
            <w:tcBorders>
              <w:top w:val="single" w:color="auto" w:sz="4"/>
              <w:bottom w:val="single" w:color="auto" w:sz="4"/>
            </w:tcBorders>
            <w:tcMar/>
          </w:tcPr>
          <w:p w:rsidR="3F1F5300" w:rsidP="3F1F5300" w:rsidRDefault="3F1F5300" w14:paraId="5D108F32">
            <w:pPr>
              <w:pStyle w:val="Compact"/>
              <w:rPr>
                <w:sz w:val="20"/>
                <w:szCs w:val="20"/>
              </w:rPr>
            </w:pPr>
            <w:r w:rsidRPr="3F1F5300" w:rsidR="3F1F5300">
              <w:rPr>
                <w:sz w:val="20"/>
                <w:szCs w:val="20"/>
              </w:rPr>
              <w:t>must</w:t>
            </w:r>
          </w:p>
        </w:tc>
        <w:tc>
          <w:tcPr>
            <w:cnfStyle w:val="000010000000" w:firstRow="0" w:lastRow="0" w:firstColumn="0" w:lastColumn="0" w:oddVBand="1" w:evenVBand="0" w:oddHBand="0" w:evenHBand="0" w:firstRowFirstColumn="0" w:firstRowLastColumn="0" w:lastRowFirstColumn="0" w:lastRowLastColumn="0"/>
            <w:tcW w:w="1138" w:type="dxa"/>
            <w:tcBorders>
              <w:top w:val="single" w:color="auto" w:sz="4"/>
              <w:bottom w:val="single" w:color="auto" w:sz="4"/>
            </w:tcBorders>
            <w:tcMar/>
          </w:tcPr>
          <w:p w:rsidR="3F1F5300" w:rsidP="3F1F5300" w:rsidRDefault="3F1F5300" w14:paraId="4F586CEB">
            <w:pPr>
              <w:pStyle w:val="Compact"/>
              <w:rPr>
                <w:sz w:val="20"/>
                <w:szCs w:val="20"/>
              </w:rPr>
            </w:pPr>
            <w:r w:rsidRPr="3F1F5300" w:rsidR="3F1F5300">
              <w:rPr>
                <w:sz w:val="20"/>
                <w:szCs w:val="20"/>
              </w:rPr>
              <w:t>different</w:t>
            </w:r>
          </w:p>
        </w:tc>
        <w:tc>
          <w:tcPr>
            <w:cnfStyle w:val="000001000000" w:firstRow="0" w:lastRow="0" w:firstColumn="0" w:lastColumn="0" w:oddVBand="0" w:evenVBand="1" w:oddHBand="0" w:evenHBand="0" w:firstRowFirstColumn="0" w:firstRowLastColumn="0" w:lastRowFirstColumn="0" w:lastRowLastColumn="0"/>
            <w:tcW w:w="1265" w:type="dxa"/>
            <w:tcBorders>
              <w:top w:val="single" w:color="auto" w:sz="4"/>
              <w:bottom w:val="single" w:color="auto" w:sz="4"/>
            </w:tcBorders>
            <w:tcMar/>
          </w:tcPr>
          <w:p w:rsidR="3F1F5300" w:rsidP="3F1F5300" w:rsidRDefault="3F1F5300" w14:paraId="1721A7CE">
            <w:pPr>
              <w:pStyle w:val="Compact"/>
              <w:rPr>
                <w:sz w:val="20"/>
                <w:szCs w:val="20"/>
              </w:rPr>
            </w:pPr>
            <w:r w:rsidRPr="3F1F5300" w:rsidR="3F1F5300">
              <w:rPr>
                <w:sz w:val="20"/>
                <w:szCs w:val="20"/>
              </w:rPr>
              <w:t>government</w:t>
            </w:r>
          </w:p>
        </w:tc>
      </w:tr>
      <w:tr w:rsidR="3F1F5300" w:rsidTr="3F1F5300" w14:paraId="7E29CAEB">
        <w:trPr>
          <w:trHeight w:val="300"/>
        </w:trPr>
        <w:tc>
          <w:tcPr>
            <w:cnfStyle w:val="000010000000" w:firstRow="0" w:lastRow="0" w:firstColumn="0" w:lastColumn="0" w:oddVBand="1" w:evenVBand="0" w:oddHBand="0" w:evenHBand="0" w:firstRowFirstColumn="0" w:firstRowLastColumn="0" w:lastRowFirstColumn="0" w:lastRowLastColumn="0"/>
            <w:tcW w:w="1357" w:type="dxa"/>
            <w:tcBorders>
              <w:top w:val="single" w:color="auto" w:sz="4"/>
              <w:bottom w:val="single" w:color="auto" w:sz="4"/>
            </w:tcBorders>
            <w:tcMar/>
          </w:tcPr>
          <w:p w:rsidR="3F1F5300" w:rsidP="3F1F5300" w:rsidRDefault="3F1F5300" w14:paraId="159DACD2">
            <w:pPr>
              <w:pStyle w:val="Compact"/>
              <w:rPr>
                <w:sz w:val="20"/>
                <w:szCs w:val="20"/>
              </w:rPr>
            </w:pPr>
            <w:r w:rsidRPr="3F1F5300" w:rsidR="3F1F5300">
              <w:rPr>
                <w:sz w:val="20"/>
                <w:szCs w:val="20"/>
              </w:rPr>
              <w:t>must</w:t>
            </w:r>
          </w:p>
        </w:tc>
        <w:tc>
          <w:tcPr>
            <w:cnfStyle w:val="000001000000" w:firstRow="0" w:lastRow="0" w:firstColumn="0" w:lastColumn="0" w:oddVBand="0" w:evenVBand="1" w:oddHBand="0" w:evenHBand="0" w:firstRowFirstColumn="0" w:firstRowLastColumn="0" w:lastRowFirstColumn="0" w:lastRowLastColumn="0"/>
            <w:tcW w:w="1418" w:type="dxa"/>
            <w:tcBorders>
              <w:top w:val="single" w:color="auto" w:sz="4"/>
              <w:bottom w:val="single" w:color="auto" w:sz="4"/>
            </w:tcBorders>
            <w:tcMar/>
          </w:tcPr>
          <w:p w:rsidR="3F1F5300" w:rsidP="3F1F5300" w:rsidRDefault="3F1F5300" w14:paraId="7F93F6EA">
            <w:pPr>
              <w:pStyle w:val="Compact"/>
              <w:rPr>
                <w:sz w:val="20"/>
                <w:szCs w:val="20"/>
              </w:rPr>
            </w:pPr>
            <w:r w:rsidRPr="3F1F5300" w:rsidR="3F1F5300">
              <w:rPr>
                <w:sz w:val="20"/>
                <w:szCs w:val="20"/>
              </w:rPr>
              <w:t>here</w:t>
            </w:r>
          </w:p>
        </w:tc>
        <w:tc>
          <w:tcPr>
            <w:cnfStyle w:val="000010000000" w:firstRow="0" w:lastRow="0" w:firstColumn="0" w:lastColumn="0" w:oddVBand="1" w:evenVBand="0" w:oddHBand="0" w:evenHBand="0" w:firstRowFirstColumn="0" w:firstRowLastColumn="0" w:lastRowFirstColumn="0" w:lastRowLastColumn="0"/>
            <w:tcW w:w="1291" w:type="dxa"/>
            <w:tcBorders>
              <w:top w:val="single" w:color="auto" w:sz="4"/>
              <w:bottom w:val="single" w:color="auto" w:sz="4"/>
            </w:tcBorders>
            <w:tcMar/>
          </w:tcPr>
          <w:p w:rsidR="3F1F5300" w:rsidP="3F1F5300" w:rsidRDefault="3F1F5300" w14:paraId="2442E757">
            <w:pPr>
              <w:pStyle w:val="Compact"/>
              <w:rPr>
                <w:sz w:val="20"/>
                <w:szCs w:val="20"/>
              </w:rPr>
            </w:pPr>
            <w:r w:rsidRPr="3F1F5300" w:rsidR="3F1F5300">
              <w:rPr>
                <w:sz w:val="20"/>
                <w:szCs w:val="20"/>
              </w:rPr>
              <w:t>government</w:t>
            </w:r>
          </w:p>
        </w:tc>
        <w:tc>
          <w:tcPr>
            <w:cnfStyle w:val="000001000000" w:firstRow="0" w:lastRow="0" w:firstColumn="0" w:lastColumn="0" w:oddVBand="0" w:evenVBand="1" w:oddHBand="0" w:evenHBand="0" w:firstRowFirstColumn="0" w:firstRowLastColumn="0" w:lastRowFirstColumn="0" w:lastRowLastColumn="0"/>
            <w:tcW w:w="1179" w:type="dxa"/>
            <w:tcBorders>
              <w:top w:val="single" w:color="auto" w:sz="4"/>
              <w:bottom w:val="single" w:color="auto" w:sz="4"/>
            </w:tcBorders>
            <w:tcMar/>
          </w:tcPr>
          <w:p w:rsidR="3F1F5300" w:rsidP="3F1F5300" w:rsidRDefault="3F1F5300" w14:paraId="46D227AD">
            <w:pPr>
              <w:pStyle w:val="Compact"/>
              <w:rPr>
                <w:sz w:val="20"/>
                <w:szCs w:val="20"/>
              </w:rPr>
            </w:pPr>
            <w:r w:rsidRPr="3F1F5300" w:rsidR="3F1F5300">
              <w:rPr>
                <w:sz w:val="20"/>
                <w:szCs w:val="20"/>
              </w:rPr>
              <w:t>must</w:t>
            </w:r>
          </w:p>
        </w:tc>
        <w:tc>
          <w:tcPr>
            <w:cnfStyle w:val="000010000000" w:firstRow="0" w:lastRow="0" w:firstColumn="0" w:lastColumn="0" w:oddVBand="1" w:evenVBand="0" w:oddHBand="0" w:evenHBand="0" w:firstRowFirstColumn="0" w:firstRowLastColumn="0" w:lastRowFirstColumn="0" w:lastRowLastColumn="0"/>
            <w:tcW w:w="1283" w:type="dxa"/>
            <w:tcBorders>
              <w:top w:val="single" w:color="auto" w:sz="4"/>
              <w:bottom w:val="single" w:color="auto" w:sz="4"/>
            </w:tcBorders>
            <w:tcMar/>
          </w:tcPr>
          <w:p w:rsidR="3F1F5300" w:rsidP="3F1F5300" w:rsidRDefault="3F1F5300" w14:paraId="1EAB99AF">
            <w:pPr>
              <w:pStyle w:val="Compact"/>
              <w:rPr>
                <w:sz w:val="20"/>
                <w:szCs w:val="20"/>
              </w:rPr>
            </w:pPr>
            <w:r w:rsidRPr="3F1F5300" w:rsidR="3F1F5300">
              <w:rPr>
                <w:sz w:val="20"/>
                <w:szCs w:val="20"/>
              </w:rPr>
              <w:t>time</w:t>
            </w:r>
          </w:p>
        </w:tc>
        <w:tc>
          <w:tcPr>
            <w:cnfStyle w:val="000001000000" w:firstRow="0" w:lastRow="0" w:firstColumn="0" w:lastColumn="0" w:oddVBand="0" w:evenVBand="1" w:oddHBand="0" w:evenHBand="0" w:firstRowFirstColumn="0" w:firstRowLastColumn="0" w:lastRowFirstColumn="0" w:lastRowLastColumn="0"/>
            <w:tcW w:w="1257" w:type="dxa"/>
            <w:tcBorders>
              <w:top w:val="single" w:color="auto" w:sz="4"/>
              <w:bottom w:val="single" w:color="auto" w:sz="4"/>
            </w:tcBorders>
            <w:tcMar/>
          </w:tcPr>
          <w:p w:rsidR="3F1F5300" w:rsidP="3F1F5300" w:rsidRDefault="3F1F5300" w14:paraId="60BADC92">
            <w:pPr>
              <w:pStyle w:val="Compact"/>
              <w:rPr>
                <w:sz w:val="20"/>
                <w:szCs w:val="20"/>
              </w:rPr>
            </w:pPr>
            <w:r w:rsidRPr="3F1F5300" w:rsidR="3F1F5300">
              <w:rPr>
                <w:sz w:val="20"/>
                <w:szCs w:val="20"/>
              </w:rPr>
              <w:t>MP</w:t>
            </w:r>
          </w:p>
        </w:tc>
        <w:tc>
          <w:tcPr>
            <w:cnfStyle w:val="000010000000" w:firstRow="0" w:lastRow="0" w:firstColumn="0" w:lastColumn="0" w:oddVBand="1" w:evenVBand="0" w:oddHBand="0" w:evenHBand="0" w:firstRowFirstColumn="0" w:firstRowLastColumn="0" w:lastRowFirstColumn="0" w:lastRowLastColumn="0"/>
            <w:tcW w:w="1138" w:type="dxa"/>
            <w:tcBorders>
              <w:top w:val="single" w:color="auto" w:sz="4"/>
              <w:bottom w:val="single" w:color="auto" w:sz="4"/>
            </w:tcBorders>
            <w:tcMar/>
          </w:tcPr>
          <w:p w:rsidR="3F1F5300" w:rsidP="3F1F5300" w:rsidRDefault="3F1F5300" w14:paraId="063B64CC">
            <w:pPr>
              <w:pStyle w:val="Compact"/>
              <w:rPr>
                <w:sz w:val="20"/>
                <w:szCs w:val="20"/>
              </w:rPr>
            </w:pPr>
            <w:r w:rsidRPr="3F1F5300" w:rsidR="3F1F5300">
              <w:rPr>
                <w:sz w:val="20"/>
                <w:szCs w:val="20"/>
              </w:rPr>
              <w:t>secure</w:t>
            </w:r>
          </w:p>
        </w:tc>
        <w:tc>
          <w:tcPr>
            <w:cnfStyle w:val="000001000000" w:firstRow="0" w:lastRow="0" w:firstColumn="0" w:lastColumn="0" w:oddVBand="0" w:evenVBand="1" w:oddHBand="0" w:evenHBand="0" w:firstRowFirstColumn="0" w:firstRowLastColumn="0" w:lastRowFirstColumn="0" w:lastRowLastColumn="0"/>
            <w:tcW w:w="1265" w:type="dxa"/>
            <w:tcBorders>
              <w:top w:val="single" w:color="auto" w:sz="4"/>
              <w:bottom w:val="single" w:color="auto" w:sz="4"/>
            </w:tcBorders>
            <w:tcMar/>
          </w:tcPr>
          <w:p w:rsidR="3F1F5300" w:rsidP="3F1F5300" w:rsidRDefault="3F1F5300" w14:paraId="28552F11">
            <w:pPr>
              <w:pStyle w:val="Compact"/>
              <w:rPr>
                <w:sz w:val="20"/>
                <w:szCs w:val="20"/>
              </w:rPr>
            </w:pPr>
            <w:r w:rsidRPr="3F1F5300" w:rsidR="3F1F5300">
              <w:rPr>
                <w:sz w:val="20"/>
                <w:szCs w:val="20"/>
              </w:rPr>
              <w:t>police</w:t>
            </w:r>
          </w:p>
        </w:tc>
      </w:tr>
      <w:tr w:rsidR="3F1F5300" w:rsidTr="3F1F5300" w14:paraId="78CEC2F3">
        <w:trPr>
          <w:trHeight w:val="300"/>
        </w:trPr>
        <w:tc>
          <w:tcPr>
            <w:cnfStyle w:val="000010000000" w:firstRow="0" w:lastRow="0" w:firstColumn="0" w:lastColumn="0" w:oddVBand="1" w:evenVBand="0" w:oddHBand="0" w:evenHBand="0" w:firstRowFirstColumn="0" w:firstRowLastColumn="0" w:lastRowFirstColumn="0" w:lastRowLastColumn="0"/>
            <w:tcW w:w="1357" w:type="dxa"/>
            <w:tcBorders>
              <w:top w:val="single" w:color="auto" w:sz="4"/>
              <w:bottom w:val="single" w:color="auto" w:sz="4"/>
            </w:tcBorders>
            <w:tcMar/>
          </w:tcPr>
          <w:p w:rsidR="3F1F5300" w:rsidP="3F1F5300" w:rsidRDefault="3F1F5300" w14:paraId="647A722F">
            <w:pPr>
              <w:pStyle w:val="Compact"/>
              <w:rPr>
                <w:sz w:val="20"/>
                <w:szCs w:val="20"/>
              </w:rPr>
            </w:pPr>
            <w:r w:rsidRPr="3F1F5300" w:rsidR="3F1F5300">
              <w:rPr>
                <w:sz w:val="20"/>
                <w:szCs w:val="20"/>
              </w:rPr>
              <w:t>Finland</w:t>
            </w:r>
          </w:p>
        </w:tc>
        <w:tc>
          <w:tcPr>
            <w:cnfStyle w:val="000001000000" w:firstRow="0" w:lastRow="0" w:firstColumn="0" w:lastColumn="0" w:oddVBand="0" w:evenVBand="1" w:oddHBand="0" w:evenHBand="0" w:firstRowFirstColumn="0" w:firstRowLastColumn="0" w:lastRowFirstColumn="0" w:lastRowLastColumn="0"/>
            <w:tcW w:w="1418" w:type="dxa"/>
            <w:tcBorders>
              <w:top w:val="single" w:color="auto" w:sz="4"/>
              <w:bottom w:val="single" w:color="auto" w:sz="4"/>
            </w:tcBorders>
            <w:tcMar/>
          </w:tcPr>
          <w:p w:rsidR="3F1F5300" w:rsidP="3F1F5300" w:rsidRDefault="3F1F5300" w14:paraId="6087A0A3">
            <w:pPr>
              <w:pStyle w:val="Compact"/>
              <w:rPr>
                <w:sz w:val="20"/>
                <w:szCs w:val="20"/>
              </w:rPr>
            </w:pPr>
            <w:r w:rsidRPr="3F1F5300" w:rsidR="3F1F5300">
              <w:rPr>
                <w:sz w:val="20"/>
                <w:szCs w:val="20"/>
              </w:rPr>
              <w:t>police</w:t>
            </w:r>
          </w:p>
        </w:tc>
        <w:tc>
          <w:tcPr>
            <w:cnfStyle w:val="000010000000" w:firstRow="0" w:lastRow="0" w:firstColumn="0" w:lastColumn="0" w:oddVBand="1" w:evenVBand="0" w:oddHBand="0" w:evenHBand="0" w:firstRowFirstColumn="0" w:firstRowLastColumn="0" w:lastRowFirstColumn="0" w:lastRowLastColumn="0"/>
            <w:tcW w:w="1291" w:type="dxa"/>
            <w:tcBorders>
              <w:top w:val="single" w:color="auto" w:sz="4"/>
              <w:bottom w:val="single" w:color="auto" w:sz="4"/>
            </w:tcBorders>
            <w:tcMar/>
          </w:tcPr>
          <w:p w:rsidR="3F1F5300" w:rsidP="3F1F5300" w:rsidRDefault="3F1F5300" w14:paraId="4A9B566C">
            <w:pPr>
              <w:pStyle w:val="Compact"/>
              <w:rPr>
                <w:sz w:val="20"/>
                <w:szCs w:val="20"/>
              </w:rPr>
            </w:pPr>
            <w:r w:rsidRPr="3F1F5300" w:rsidR="3F1F5300">
              <w:rPr>
                <w:sz w:val="20"/>
                <w:szCs w:val="20"/>
              </w:rPr>
              <w:t>issue</w:t>
            </w:r>
          </w:p>
        </w:tc>
        <w:tc>
          <w:tcPr>
            <w:cnfStyle w:val="000001000000" w:firstRow="0" w:lastRow="0" w:firstColumn="0" w:lastColumn="0" w:oddVBand="0" w:evenVBand="1" w:oddHBand="0" w:evenHBand="0" w:firstRowFirstColumn="0" w:firstRowLastColumn="0" w:lastRowFirstColumn="0" w:lastRowLastColumn="0"/>
            <w:tcW w:w="1179" w:type="dxa"/>
            <w:tcBorders>
              <w:top w:val="single" w:color="auto" w:sz="4"/>
              <w:bottom w:val="single" w:color="auto" w:sz="4"/>
            </w:tcBorders>
            <w:tcMar/>
          </w:tcPr>
          <w:p w:rsidR="3F1F5300" w:rsidP="3F1F5300" w:rsidRDefault="3F1F5300" w14:paraId="4E247143">
            <w:pPr>
              <w:pStyle w:val="Compact"/>
              <w:rPr>
                <w:sz w:val="20"/>
                <w:szCs w:val="20"/>
              </w:rPr>
            </w:pPr>
            <w:r w:rsidRPr="3F1F5300" w:rsidR="3F1F5300">
              <w:rPr>
                <w:sz w:val="20"/>
                <w:szCs w:val="20"/>
              </w:rPr>
              <w:t>MP</w:t>
            </w:r>
          </w:p>
        </w:tc>
        <w:tc>
          <w:tcPr>
            <w:cnfStyle w:val="000010000000" w:firstRow="0" w:lastRow="0" w:firstColumn="0" w:lastColumn="0" w:oddVBand="1" w:evenVBand="0" w:oddHBand="0" w:evenHBand="0" w:firstRowFirstColumn="0" w:firstRowLastColumn="0" w:lastRowFirstColumn="0" w:lastRowLastColumn="0"/>
            <w:tcW w:w="1283" w:type="dxa"/>
            <w:tcBorders>
              <w:top w:val="single" w:color="auto" w:sz="4"/>
              <w:bottom w:val="single" w:color="auto" w:sz="4"/>
            </w:tcBorders>
            <w:tcMar/>
          </w:tcPr>
          <w:p w:rsidR="3F1F5300" w:rsidP="3F1F5300" w:rsidRDefault="3F1F5300" w14:paraId="439C44F1">
            <w:pPr>
              <w:pStyle w:val="Compact"/>
              <w:rPr>
                <w:sz w:val="20"/>
                <w:szCs w:val="20"/>
              </w:rPr>
            </w:pPr>
            <w:r w:rsidRPr="3F1F5300" w:rsidR="3F1F5300">
              <w:rPr>
                <w:sz w:val="20"/>
                <w:szCs w:val="20"/>
              </w:rPr>
              <w:t>need</w:t>
            </w:r>
          </w:p>
        </w:tc>
        <w:tc>
          <w:tcPr>
            <w:cnfStyle w:val="000001000000" w:firstRow="0" w:lastRow="0" w:firstColumn="0" w:lastColumn="0" w:oddVBand="0" w:evenVBand="1" w:oddHBand="0" w:evenHBand="0" w:firstRowFirstColumn="0" w:firstRowLastColumn="0" w:lastRowFirstColumn="0" w:lastRowLastColumn="0"/>
            <w:tcW w:w="1257" w:type="dxa"/>
            <w:tcBorders>
              <w:top w:val="single" w:color="auto" w:sz="4"/>
              <w:bottom w:val="single" w:color="auto" w:sz="4"/>
            </w:tcBorders>
            <w:tcMar/>
          </w:tcPr>
          <w:p w:rsidR="3F1F5300" w:rsidP="3F1F5300" w:rsidRDefault="3F1F5300" w14:paraId="7AF9BA37">
            <w:pPr>
              <w:pStyle w:val="Compact"/>
              <w:rPr>
                <w:sz w:val="20"/>
                <w:szCs w:val="20"/>
              </w:rPr>
            </w:pPr>
            <w:r w:rsidRPr="3F1F5300" w:rsidR="3F1F5300">
              <w:rPr>
                <w:sz w:val="20"/>
                <w:szCs w:val="20"/>
              </w:rPr>
              <w:t>very</w:t>
            </w:r>
          </w:p>
        </w:tc>
        <w:tc>
          <w:tcPr>
            <w:cnfStyle w:val="000010000000" w:firstRow="0" w:lastRow="0" w:firstColumn="0" w:lastColumn="0" w:oddVBand="1" w:evenVBand="0" w:oddHBand="0" w:evenHBand="0" w:firstRowFirstColumn="0" w:firstRowLastColumn="0" w:lastRowFirstColumn="0" w:lastRowLastColumn="0"/>
            <w:tcW w:w="1138" w:type="dxa"/>
            <w:tcBorders>
              <w:top w:val="single" w:color="auto" w:sz="4"/>
              <w:bottom w:val="single" w:color="auto" w:sz="4"/>
            </w:tcBorders>
            <w:tcMar/>
          </w:tcPr>
          <w:p w:rsidR="3F1F5300" w:rsidP="3F1F5300" w:rsidRDefault="3F1F5300" w14:paraId="082EAA2E">
            <w:pPr>
              <w:pStyle w:val="Compact"/>
              <w:rPr>
                <w:sz w:val="20"/>
                <w:szCs w:val="20"/>
              </w:rPr>
            </w:pPr>
            <w:r w:rsidRPr="3F1F5300" w:rsidR="3F1F5300">
              <w:rPr>
                <w:sz w:val="20"/>
                <w:szCs w:val="20"/>
              </w:rPr>
              <w:t>region</w:t>
            </w:r>
          </w:p>
        </w:tc>
        <w:tc>
          <w:tcPr>
            <w:cnfStyle w:val="000001000000" w:firstRow="0" w:lastRow="0" w:firstColumn="0" w:lastColumn="0" w:oddVBand="0" w:evenVBand="1" w:oddHBand="0" w:evenHBand="0" w:firstRowFirstColumn="0" w:firstRowLastColumn="0" w:lastRowFirstColumn="0" w:lastRowLastColumn="0"/>
            <w:tcW w:w="1265" w:type="dxa"/>
            <w:tcBorders>
              <w:top w:val="single" w:color="auto" w:sz="4"/>
              <w:bottom w:val="single" w:color="auto" w:sz="4"/>
            </w:tcBorders>
            <w:tcMar/>
          </w:tcPr>
          <w:p w:rsidR="3F1F5300" w:rsidP="3F1F5300" w:rsidRDefault="3F1F5300" w14:paraId="23C7F531">
            <w:pPr>
              <w:pStyle w:val="Compact"/>
              <w:rPr>
                <w:sz w:val="20"/>
                <w:szCs w:val="20"/>
              </w:rPr>
            </w:pPr>
            <w:r w:rsidRPr="3F1F5300" w:rsidR="3F1F5300">
              <w:rPr>
                <w:sz w:val="20"/>
                <w:szCs w:val="20"/>
              </w:rPr>
              <w:t>Finland</w:t>
            </w:r>
          </w:p>
        </w:tc>
      </w:tr>
      <w:tr w:rsidR="3F1F5300" w:rsidTr="3F1F5300" w14:paraId="4A93C46A">
        <w:trPr>
          <w:trHeight w:val="300"/>
        </w:trPr>
        <w:tc>
          <w:tcPr>
            <w:cnfStyle w:val="000010000000" w:firstRow="0" w:lastRow="0" w:firstColumn="0" w:lastColumn="0" w:oddVBand="1" w:evenVBand="0" w:oddHBand="0" w:evenHBand="0" w:firstRowFirstColumn="0" w:firstRowLastColumn="0" w:lastRowFirstColumn="0" w:lastRowLastColumn="0"/>
            <w:tcW w:w="1357" w:type="dxa"/>
            <w:tcBorders>
              <w:top w:val="single" w:color="auto" w:sz="4"/>
              <w:bottom w:val="single" w:color="auto" w:sz="4"/>
            </w:tcBorders>
            <w:tcMar/>
          </w:tcPr>
          <w:p w:rsidR="3F1F5300" w:rsidP="3F1F5300" w:rsidRDefault="3F1F5300" w14:paraId="67410093">
            <w:pPr>
              <w:pStyle w:val="Compact"/>
              <w:rPr>
                <w:sz w:val="20"/>
                <w:szCs w:val="20"/>
              </w:rPr>
            </w:pPr>
            <w:r w:rsidRPr="3F1F5300" w:rsidR="3F1F5300">
              <w:rPr>
                <w:sz w:val="20"/>
                <w:szCs w:val="20"/>
              </w:rPr>
              <w:t>employment</w:t>
            </w:r>
          </w:p>
        </w:tc>
        <w:tc>
          <w:tcPr>
            <w:cnfStyle w:val="000001000000" w:firstRow="0" w:lastRow="0" w:firstColumn="0" w:lastColumn="0" w:oddVBand="0" w:evenVBand="1" w:oddHBand="0" w:evenHBand="0" w:firstRowFirstColumn="0" w:firstRowLastColumn="0" w:lastRowFirstColumn="0" w:lastRowLastColumn="0"/>
            <w:tcW w:w="1418" w:type="dxa"/>
            <w:tcBorders>
              <w:top w:val="single" w:color="auto" w:sz="4"/>
              <w:bottom w:val="single" w:color="auto" w:sz="4"/>
            </w:tcBorders>
            <w:tcMar/>
          </w:tcPr>
          <w:p w:rsidR="3F1F5300" w:rsidP="3F1F5300" w:rsidRDefault="3F1F5300" w14:paraId="5EA873AA">
            <w:pPr>
              <w:pStyle w:val="Compact"/>
              <w:rPr>
                <w:sz w:val="20"/>
                <w:szCs w:val="20"/>
              </w:rPr>
            </w:pPr>
            <w:r w:rsidRPr="3F1F5300" w:rsidR="3F1F5300">
              <w:rPr>
                <w:sz w:val="20"/>
                <w:szCs w:val="20"/>
              </w:rPr>
              <w:t>country</w:t>
            </w:r>
          </w:p>
        </w:tc>
        <w:tc>
          <w:tcPr>
            <w:cnfStyle w:val="000010000000" w:firstRow="0" w:lastRow="0" w:firstColumn="0" w:lastColumn="0" w:oddVBand="1" w:evenVBand="0" w:oddHBand="0" w:evenHBand="0" w:firstRowFirstColumn="0" w:firstRowLastColumn="0" w:lastRowFirstColumn="0" w:lastRowLastColumn="0"/>
            <w:tcW w:w="1291" w:type="dxa"/>
            <w:tcBorders>
              <w:top w:val="single" w:color="auto" w:sz="4"/>
              <w:bottom w:val="single" w:color="auto" w:sz="4"/>
            </w:tcBorders>
            <w:tcMar/>
          </w:tcPr>
          <w:p w:rsidR="3F1F5300" w:rsidP="3F1F5300" w:rsidRDefault="3F1F5300" w14:paraId="271EE025">
            <w:pPr>
              <w:pStyle w:val="Compact"/>
              <w:rPr>
                <w:sz w:val="20"/>
                <w:szCs w:val="20"/>
              </w:rPr>
            </w:pPr>
            <w:r w:rsidRPr="3F1F5300" w:rsidR="3F1F5300">
              <w:rPr>
                <w:sz w:val="20"/>
                <w:szCs w:val="20"/>
              </w:rPr>
              <w:t>Finland</w:t>
            </w:r>
          </w:p>
        </w:tc>
        <w:tc>
          <w:tcPr>
            <w:cnfStyle w:val="000001000000" w:firstRow="0" w:lastRow="0" w:firstColumn="0" w:lastColumn="0" w:oddVBand="0" w:evenVBand="1" w:oddHBand="0" w:evenHBand="0" w:firstRowFirstColumn="0" w:firstRowLastColumn="0" w:lastRowFirstColumn="0" w:lastRowLastColumn="0"/>
            <w:tcW w:w="1179" w:type="dxa"/>
            <w:tcBorders>
              <w:top w:val="single" w:color="auto" w:sz="4"/>
              <w:bottom w:val="single" w:color="auto" w:sz="4"/>
            </w:tcBorders>
            <w:tcMar/>
          </w:tcPr>
          <w:p w:rsidR="3F1F5300" w:rsidP="3F1F5300" w:rsidRDefault="3F1F5300" w14:paraId="486742AF">
            <w:pPr>
              <w:pStyle w:val="Compact"/>
              <w:rPr>
                <w:sz w:val="20"/>
                <w:szCs w:val="20"/>
              </w:rPr>
            </w:pPr>
            <w:r w:rsidRPr="3F1F5300" w:rsidR="3F1F5300">
              <w:rPr>
                <w:sz w:val="20"/>
                <w:szCs w:val="20"/>
              </w:rPr>
              <w:t>Finland</w:t>
            </w:r>
          </w:p>
        </w:tc>
        <w:tc>
          <w:tcPr>
            <w:cnfStyle w:val="000010000000" w:firstRow="0" w:lastRow="0" w:firstColumn="0" w:lastColumn="0" w:oddVBand="1" w:evenVBand="0" w:oddHBand="0" w:evenHBand="0" w:firstRowFirstColumn="0" w:firstRowLastColumn="0" w:lastRowFirstColumn="0" w:lastRowLastColumn="0"/>
            <w:tcW w:w="1283" w:type="dxa"/>
            <w:tcBorders>
              <w:top w:val="single" w:color="auto" w:sz="4"/>
              <w:bottom w:val="single" w:color="auto" w:sz="4"/>
            </w:tcBorders>
            <w:tcMar/>
          </w:tcPr>
          <w:p w:rsidR="3F1F5300" w:rsidP="3F1F5300" w:rsidRDefault="3F1F5300" w14:paraId="21818529">
            <w:pPr>
              <w:pStyle w:val="Compact"/>
              <w:rPr>
                <w:sz w:val="20"/>
                <w:szCs w:val="20"/>
              </w:rPr>
            </w:pPr>
            <w:r w:rsidRPr="3F1F5300" w:rsidR="3F1F5300">
              <w:rPr>
                <w:sz w:val="20"/>
                <w:szCs w:val="20"/>
              </w:rPr>
              <w:t>well</w:t>
            </w:r>
          </w:p>
        </w:tc>
        <w:tc>
          <w:tcPr>
            <w:cnfStyle w:val="000001000000" w:firstRow="0" w:lastRow="0" w:firstColumn="0" w:lastColumn="0" w:oddVBand="0" w:evenVBand="1" w:oddHBand="0" w:evenHBand="0" w:firstRowFirstColumn="0" w:firstRowLastColumn="0" w:lastRowFirstColumn="0" w:lastRowLastColumn="0"/>
            <w:tcW w:w="1257" w:type="dxa"/>
            <w:tcBorders>
              <w:top w:val="single" w:color="auto" w:sz="4"/>
              <w:bottom w:val="single" w:color="auto" w:sz="4"/>
            </w:tcBorders>
            <w:tcMar/>
          </w:tcPr>
          <w:p w:rsidR="3F1F5300" w:rsidP="3F1F5300" w:rsidRDefault="3F1F5300" w14:paraId="5057E39F">
            <w:pPr>
              <w:pStyle w:val="Compact"/>
              <w:rPr>
                <w:sz w:val="20"/>
                <w:szCs w:val="20"/>
              </w:rPr>
            </w:pPr>
            <w:r w:rsidRPr="3F1F5300" w:rsidR="3F1F5300">
              <w:rPr>
                <w:sz w:val="20"/>
                <w:szCs w:val="20"/>
              </w:rPr>
              <w:t>issue</w:t>
            </w:r>
          </w:p>
        </w:tc>
        <w:tc>
          <w:tcPr>
            <w:cnfStyle w:val="000010000000" w:firstRow="0" w:lastRow="0" w:firstColumn="0" w:lastColumn="0" w:oddVBand="1" w:evenVBand="0" w:oddHBand="0" w:evenHBand="0" w:firstRowFirstColumn="0" w:firstRowLastColumn="0" w:lastRowFirstColumn="0" w:lastRowLastColumn="0"/>
            <w:tcW w:w="1138" w:type="dxa"/>
            <w:tcBorders>
              <w:top w:val="single" w:color="auto" w:sz="4"/>
              <w:bottom w:val="single" w:color="auto" w:sz="4"/>
            </w:tcBorders>
            <w:tcMar/>
          </w:tcPr>
          <w:p w:rsidR="3F1F5300" w:rsidP="3F1F5300" w:rsidRDefault="3F1F5300" w14:paraId="5EAB2143">
            <w:pPr>
              <w:pStyle w:val="Compact"/>
              <w:rPr>
                <w:sz w:val="20"/>
                <w:szCs w:val="20"/>
              </w:rPr>
            </w:pPr>
            <w:r w:rsidRPr="3F1F5300" w:rsidR="3F1F5300">
              <w:rPr>
                <w:sz w:val="20"/>
                <w:szCs w:val="20"/>
              </w:rPr>
              <w:t>very</w:t>
            </w:r>
          </w:p>
        </w:tc>
        <w:tc>
          <w:tcPr>
            <w:cnfStyle w:val="000001000000" w:firstRow="0" w:lastRow="0" w:firstColumn="0" w:lastColumn="0" w:oddVBand="0" w:evenVBand="1" w:oddHBand="0" w:evenHBand="0" w:firstRowFirstColumn="0" w:firstRowLastColumn="0" w:lastRowFirstColumn="0" w:lastRowLastColumn="0"/>
            <w:tcW w:w="1265" w:type="dxa"/>
            <w:tcBorders>
              <w:top w:val="single" w:color="auto" w:sz="4"/>
              <w:bottom w:val="single" w:color="auto" w:sz="4"/>
            </w:tcBorders>
            <w:tcMar/>
          </w:tcPr>
          <w:p w:rsidR="3F1F5300" w:rsidP="3F1F5300" w:rsidRDefault="3F1F5300" w14:paraId="218D2996">
            <w:pPr>
              <w:pStyle w:val="Compact"/>
              <w:rPr>
                <w:sz w:val="20"/>
                <w:szCs w:val="20"/>
              </w:rPr>
            </w:pPr>
            <w:r w:rsidRPr="3F1F5300" w:rsidR="3F1F5300">
              <w:rPr>
                <w:sz w:val="20"/>
                <w:szCs w:val="20"/>
              </w:rPr>
              <w:t>own</w:t>
            </w:r>
          </w:p>
        </w:tc>
      </w:tr>
      <w:tr w:rsidR="3F1F5300" w:rsidTr="3F1F5300" w14:paraId="176DF1C5">
        <w:trPr>
          <w:trHeight w:val="300"/>
        </w:trPr>
        <w:tc>
          <w:tcPr>
            <w:cnfStyle w:val="000010000000" w:firstRow="0" w:lastRow="0" w:firstColumn="0" w:lastColumn="0" w:oddVBand="1" w:evenVBand="0" w:oddHBand="0" w:evenHBand="0" w:firstRowFirstColumn="0" w:firstRowLastColumn="0" w:lastRowFirstColumn="0" w:lastRowLastColumn="0"/>
            <w:tcW w:w="1357" w:type="dxa"/>
            <w:tcBorders>
              <w:top w:val="single" w:color="auto" w:sz="4"/>
              <w:bottom w:val="single" w:color="auto" w:sz="4"/>
            </w:tcBorders>
            <w:tcMar/>
          </w:tcPr>
          <w:p w:rsidR="3F1F5300" w:rsidP="3F1F5300" w:rsidRDefault="3F1F5300" w14:paraId="29FF48A1">
            <w:pPr>
              <w:pStyle w:val="Compact"/>
              <w:rPr>
                <w:sz w:val="20"/>
                <w:szCs w:val="20"/>
              </w:rPr>
            </w:pPr>
            <w:r w:rsidRPr="3F1F5300" w:rsidR="3F1F5300">
              <w:rPr>
                <w:sz w:val="20"/>
                <w:szCs w:val="20"/>
              </w:rPr>
              <w:t>issue</w:t>
            </w:r>
          </w:p>
        </w:tc>
        <w:tc>
          <w:tcPr>
            <w:cnfStyle w:val="000001000000" w:firstRow="0" w:lastRow="0" w:firstColumn="0" w:lastColumn="0" w:oddVBand="0" w:evenVBand="1" w:oddHBand="0" w:evenHBand="0" w:firstRowFirstColumn="0" w:firstRowLastColumn="0" w:lastRowFirstColumn="0" w:lastRowLastColumn="0"/>
            <w:tcW w:w="1418" w:type="dxa"/>
            <w:tcBorders>
              <w:top w:val="single" w:color="auto" w:sz="4"/>
              <w:bottom w:val="single" w:color="auto" w:sz="4"/>
            </w:tcBorders>
            <w:tcMar/>
          </w:tcPr>
          <w:p w:rsidR="3F1F5300" w:rsidP="3F1F5300" w:rsidRDefault="3F1F5300" w14:paraId="3348BE29">
            <w:pPr>
              <w:pStyle w:val="Compact"/>
              <w:rPr>
                <w:sz w:val="20"/>
                <w:szCs w:val="20"/>
              </w:rPr>
            </w:pPr>
            <w:r w:rsidRPr="3F1F5300" w:rsidR="3F1F5300">
              <w:rPr>
                <w:sz w:val="20"/>
                <w:szCs w:val="20"/>
              </w:rPr>
              <w:t>also</w:t>
            </w:r>
          </w:p>
        </w:tc>
        <w:tc>
          <w:tcPr>
            <w:cnfStyle w:val="000010000000" w:firstRow="0" w:lastRow="0" w:firstColumn="0" w:lastColumn="0" w:oddVBand="1" w:evenVBand="0" w:oddHBand="0" w:evenHBand="0" w:firstRowFirstColumn="0" w:firstRowLastColumn="0" w:lastRowFirstColumn="0" w:lastRowLastColumn="0"/>
            <w:tcW w:w="1291" w:type="dxa"/>
            <w:tcBorders>
              <w:top w:val="single" w:color="auto" w:sz="4"/>
              <w:bottom w:val="single" w:color="auto" w:sz="4"/>
            </w:tcBorders>
            <w:tcMar/>
          </w:tcPr>
          <w:p w:rsidR="3F1F5300" w:rsidP="3F1F5300" w:rsidRDefault="3F1F5300" w14:paraId="13D04BF0">
            <w:pPr>
              <w:pStyle w:val="Compact"/>
              <w:rPr>
                <w:sz w:val="20"/>
                <w:szCs w:val="20"/>
              </w:rPr>
            </w:pPr>
            <w:r w:rsidRPr="3F1F5300" w:rsidR="3F1F5300">
              <w:rPr>
                <w:sz w:val="20"/>
                <w:szCs w:val="20"/>
              </w:rPr>
              <w:t>strong</w:t>
            </w:r>
          </w:p>
        </w:tc>
        <w:tc>
          <w:tcPr>
            <w:cnfStyle w:val="000001000000" w:firstRow="0" w:lastRow="0" w:firstColumn="0" w:lastColumn="0" w:oddVBand="0" w:evenVBand="1" w:oddHBand="0" w:evenHBand="0" w:firstRowFirstColumn="0" w:firstRowLastColumn="0" w:lastRowFirstColumn="0" w:lastRowLastColumn="0"/>
            <w:tcW w:w="1179" w:type="dxa"/>
            <w:tcBorders>
              <w:top w:val="single" w:color="auto" w:sz="4"/>
              <w:bottom w:val="single" w:color="auto" w:sz="4"/>
            </w:tcBorders>
            <w:tcMar/>
          </w:tcPr>
          <w:p w:rsidR="3F1F5300" w:rsidP="3F1F5300" w:rsidRDefault="3F1F5300" w14:paraId="327C58B1">
            <w:pPr>
              <w:pStyle w:val="Compact"/>
              <w:rPr>
                <w:sz w:val="20"/>
                <w:szCs w:val="20"/>
              </w:rPr>
            </w:pPr>
            <w:r w:rsidRPr="3F1F5300" w:rsidR="3F1F5300">
              <w:rPr>
                <w:sz w:val="20"/>
                <w:szCs w:val="20"/>
              </w:rPr>
              <w:t>issue</w:t>
            </w:r>
          </w:p>
        </w:tc>
        <w:tc>
          <w:tcPr>
            <w:cnfStyle w:val="000010000000" w:firstRow="0" w:lastRow="0" w:firstColumn="0" w:lastColumn="0" w:oddVBand="1" w:evenVBand="0" w:oddHBand="0" w:evenHBand="0" w:firstRowFirstColumn="0" w:firstRowLastColumn="0" w:lastRowFirstColumn="0" w:lastRowLastColumn="0"/>
            <w:tcW w:w="1283" w:type="dxa"/>
            <w:tcBorders>
              <w:top w:val="single" w:color="auto" w:sz="4"/>
              <w:bottom w:val="single" w:color="auto" w:sz="4"/>
            </w:tcBorders>
            <w:tcMar/>
          </w:tcPr>
          <w:p w:rsidR="3F1F5300" w:rsidP="3F1F5300" w:rsidRDefault="3F1F5300" w14:paraId="5CD3EA36">
            <w:pPr>
              <w:pStyle w:val="Compact"/>
              <w:rPr>
                <w:sz w:val="20"/>
                <w:szCs w:val="20"/>
              </w:rPr>
            </w:pPr>
            <w:r w:rsidRPr="3F1F5300" w:rsidR="3F1F5300">
              <w:rPr>
                <w:sz w:val="20"/>
                <w:szCs w:val="20"/>
              </w:rPr>
              <w:t>small</w:t>
            </w:r>
          </w:p>
        </w:tc>
        <w:tc>
          <w:tcPr>
            <w:cnfStyle w:val="000001000000" w:firstRow="0" w:lastRow="0" w:firstColumn="0" w:lastColumn="0" w:oddVBand="0" w:evenVBand="1" w:oddHBand="0" w:evenHBand="0" w:firstRowFirstColumn="0" w:firstRowLastColumn="0" w:lastRowFirstColumn="0" w:lastRowLastColumn="0"/>
            <w:tcW w:w="1257" w:type="dxa"/>
            <w:tcBorders>
              <w:top w:val="single" w:color="auto" w:sz="4"/>
              <w:bottom w:val="single" w:color="auto" w:sz="4"/>
            </w:tcBorders>
            <w:tcMar/>
          </w:tcPr>
          <w:p w:rsidR="3F1F5300" w:rsidP="3F1F5300" w:rsidRDefault="3F1F5300" w14:paraId="3E0E7CB1">
            <w:pPr>
              <w:pStyle w:val="Compact"/>
              <w:rPr>
                <w:sz w:val="20"/>
                <w:szCs w:val="20"/>
              </w:rPr>
            </w:pPr>
            <w:r w:rsidRPr="3F1F5300" w:rsidR="3F1F5300">
              <w:rPr>
                <w:sz w:val="20"/>
                <w:szCs w:val="20"/>
              </w:rPr>
              <w:t>own</w:t>
            </w:r>
          </w:p>
        </w:tc>
        <w:tc>
          <w:tcPr>
            <w:cnfStyle w:val="000010000000" w:firstRow="0" w:lastRow="0" w:firstColumn="0" w:lastColumn="0" w:oddVBand="1" w:evenVBand="0" w:oddHBand="0" w:evenHBand="0" w:firstRowFirstColumn="0" w:firstRowLastColumn="0" w:lastRowFirstColumn="0" w:lastRowLastColumn="0"/>
            <w:tcW w:w="1138" w:type="dxa"/>
            <w:tcBorders>
              <w:top w:val="single" w:color="auto" w:sz="4"/>
              <w:bottom w:val="single" w:color="auto" w:sz="4"/>
            </w:tcBorders>
            <w:tcMar/>
          </w:tcPr>
          <w:p w:rsidR="3F1F5300" w:rsidP="3F1F5300" w:rsidRDefault="3F1F5300" w14:paraId="76A94A0C">
            <w:pPr>
              <w:pStyle w:val="Compact"/>
              <w:rPr>
                <w:sz w:val="20"/>
                <w:szCs w:val="20"/>
              </w:rPr>
            </w:pPr>
            <w:r w:rsidRPr="3F1F5300" w:rsidR="3F1F5300">
              <w:rPr>
                <w:sz w:val="20"/>
                <w:szCs w:val="20"/>
              </w:rPr>
              <w:t>go</w:t>
            </w:r>
          </w:p>
        </w:tc>
        <w:tc>
          <w:tcPr>
            <w:cnfStyle w:val="000001000000" w:firstRow="0" w:lastRow="0" w:firstColumn="0" w:lastColumn="0" w:oddVBand="0" w:evenVBand="1" w:oddHBand="0" w:evenHBand="0" w:firstRowFirstColumn="0" w:firstRowLastColumn="0" w:lastRowFirstColumn="0" w:lastRowLastColumn="0"/>
            <w:tcW w:w="1265" w:type="dxa"/>
            <w:tcBorders>
              <w:top w:val="single" w:color="auto" w:sz="4"/>
              <w:bottom w:val="single" w:color="auto" w:sz="4"/>
            </w:tcBorders>
            <w:tcMar/>
          </w:tcPr>
          <w:p w:rsidR="3F1F5300" w:rsidP="3F1F5300" w:rsidRDefault="3F1F5300" w14:paraId="1D1118EE">
            <w:pPr>
              <w:pStyle w:val="Compact"/>
              <w:rPr>
                <w:sz w:val="20"/>
                <w:szCs w:val="20"/>
              </w:rPr>
            </w:pPr>
            <w:r w:rsidRPr="3F1F5300" w:rsidR="3F1F5300">
              <w:rPr>
                <w:sz w:val="20"/>
                <w:szCs w:val="20"/>
              </w:rPr>
              <w:t>kill</w:t>
            </w:r>
          </w:p>
        </w:tc>
      </w:tr>
      <w:tr w:rsidR="3F1F5300" w:rsidTr="3F1F5300" w14:paraId="3F3283A2">
        <w:trPr>
          <w:trHeight w:val="300"/>
        </w:trPr>
        <w:tc>
          <w:tcPr>
            <w:cnfStyle w:val="000010000000" w:firstRow="0" w:lastRow="0" w:firstColumn="0" w:lastColumn="0" w:oddVBand="1" w:evenVBand="0" w:oddHBand="0" w:evenHBand="0" w:firstRowFirstColumn="0" w:firstRowLastColumn="0" w:lastRowFirstColumn="0" w:lastRowLastColumn="0"/>
            <w:tcW w:w="1357" w:type="dxa"/>
            <w:tcBorders>
              <w:top w:val="single" w:color="auto" w:sz="4"/>
              <w:bottom w:val="single" w:color="auto" w:sz="4"/>
            </w:tcBorders>
            <w:tcMar/>
          </w:tcPr>
          <w:p w:rsidR="3F1F5300" w:rsidP="3F1F5300" w:rsidRDefault="3F1F5300" w14:paraId="56E6D9EA">
            <w:pPr>
              <w:pStyle w:val="Compact"/>
              <w:rPr>
                <w:sz w:val="20"/>
                <w:szCs w:val="20"/>
              </w:rPr>
            </w:pPr>
            <w:r w:rsidRPr="3F1F5300" w:rsidR="3F1F5300">
              <w:rPr>
                <w:sz w:val="20"/>
                <w:szCs w:val="20"/>
              </w:rPr>
              <w:t>need</w:t>
            </w:r>
          </w:p>
        </w:tc>
        <w:tc>
          <w:tcPr>
            <w:cnfStyle w:val="000001000000" w:firstRow="0" w:lastRow="0" w:firstColumn="0" w:lastColumn="0" w:oddVBand="0" w:evenVBand="1" w:oddHBand="0" w:evenHBand="0" w:firstRowFirstColumn="0" w:firstRowLastColumn="0" w:lastRowFirstColumn="0" w:lastRowLastColumn="0"/>
            <w:tcW w:w="1418" w:type="dxa"/>
            <w:tcBorders>
              <w:top w:val="single" w:color="auto" w:sz="4"/>
              <w:bottom w:val="single" w:color="auto" w:sz="4"/>
            </w:tcBorders>
            <w:tcMar/>
          </w:tcPr>
          <w:p w:rsidR="3F1F5300" w:rsidP="3F1F5300" w:rsidRDefault="3F1F5300" w14:paraId="456573D2">
            <w:pPr>
              <w:pStyle w:val="Compact"/>
              <w:rPr>
                <w:sz w:val="20"/>
                <w:szCs w:val="20"/>
              </w:rPr>
            </w:pPr>
            <w:r w:rsidRPr="3F1F5300" w:rsidR="3F1F5300">
              <w:rPr>
                <w:sz w:val="20"/>
                <w:szCs w:val="20"/>
              </w:rPr>
              <w:t>give</w:t>
            </w:r>
          </w:p>
        </w:tc>
        <w:tc>
          <w:tcPr>
            <w:cnfStyle w:val="000010000000" w:firstRow="0" w:lastRow="0" w:firstColumn="0" w:lastColumn="0" w:oddVBand="1" w:evenVBand="0" w:oddHBand="0" w:evenHBand="0" w:firstRowFirstColumn="0" w:firstRowLastColumn="0" w:lastRowFirstColumn="0" w:lastRowLastColumn="0"/>
            <w:tcW w:w="1291" w:type="dxa"/>
            <w:tcBorders>
              <w:top w:val="single" w:color="auto" w:sz="4"/>
              <w:bottom w:val="single" w:color="auto" w:sz="4"/>
            </w:tcBorders>
            <w:tcMar/>
          </w:tcPr>
          <w:p w:rsidR="3F1F5300" w:rsidP="3F1F5300" w:rsidRDefault="3F1F5300" w14:paraId="712CCEBE">
            <w:pPr>
              <w:pStyle w:val="Compact"/>
              <w:rPr>
                <w:sz w:val="20"/>
                <w:szCs w:val="20"/>
              </w:rPr>
            </w:pPr>
            <w:r w:rsidRPr="3F1F5300" w:rsidR="3F1F5300">
              <w:rPr>
                <w:sz w:val="20"/>
                <w:szCs w:val="20"/>
              </w:rPr>
              <w:t>well</w:t>
            </w:r>
          </w:p>
        </w:tc>
        <w:tc>
          <w:tcPr>
            <w:cnfStyle w:val="000001000000" w:firstRow="0" w:lastRow="0" w:firstColumn="0" w:lastColumn="0" w:oddVBand="0" w:evenVBand="1" w:oddHBand="0" w:evenHBand="0" w:firstRowFirstColumn="0" w:firstRowLastColumn="0" w:lastRowFirstColumn="0" w:lastRowLastColumn="0"/>
            <w:tcW w:w="1179" w:type="dxa"/>
            <w:tcBorders>
              <w:top w:val="single" w:color="auto" w:sz="4"/>
              <w:bottom w:val="single" w:color="auto" w:sz="4"/>
            </w:tcBorders>
            <w:tcMar/>
          </w:tcPr>
          <w:p w:rsidR="3F1F5300" w:rsidP="3F1F5300" w:rsidRDefault="3F1F5300" w14:paraId="0CF9066E">
            <w:pPr>
              <w:pStyle w:val="Compact"/>
              <w:rPr>
                <w:sz w:val="20"/>
                <w:szCs w:val="20"/>
              </w:rPr>
            </w:pPr>
            <w:r w:rsidRPr="3F1F5300" w:rsidR="3F1F5300">
              <w:rPr>
                <w:sz w:val="20"/>
                <w:szCs w:val="20"/>
              </w:rPr>
              <w:t>along</w:t>
            </w:r>
          </w:p>
        </w:tc>
        <w:tc>
          <w:tcPr>
            <w:cnfStyle w:val="000010000000" w:firstRow="0" w:lastRow="0" w:firstColumn="0" w:lastColumn="0" w:oddVBand="1" w:evenVBand="0" w:oddHBand="0" w:evenHBand="0" w:firstRowFirstColumn="0" w:firstRowLastColumn="0" w:lastRowFirstColumn="0" w:lastRowLastColumn="0"/>
            <w:tcW w:w="1283" w:type="dxa"/>
            <w:tcBorders>
              <w:top w:val="single" w:color="auto" w:sz="4"/>
              <w:bottom w:val="single" w:color="auto" w:sz="4"/>
            </w:tcBorders>
            <w:tcMar/>
          </w:tcPr>
          <w:p w:rsidR="3F1F5300" w:rsidP="3F1F5300" w:rsidRDefault="3F1F5300" w14:paraId="2CF1C478">
            <w:pPr>
              <w:pStyle w:val="Compact"/>
              <w:rPr>
                <w:sz w:val="20"/>
                <w:szCs w:val="20"/>
              </w:rPr>
            </w:pPr>
            <w:r w:rsidRPr="3F1F5300" w:rsidR="3F1F5300">
              <w:rPr>
                <w:sz w:val="20"/>
                <w:szCs w:val="20"/>
              </w:rPr>
              <w:t>cut</w:t>
            </w:r>
          </w:p>
        </w:tc>
        <w:tc>
          <w:tcPr>
            <w:cnfStyle w:val="000001000000" w:firstRow="0" w:lastRow="0" w:firstColumn="0" w:lastColumn="0" w:oddVBand="0" w:evenVBand="1" w:oddHBand="0" w:evenHBand="0" w:firstRowFirstColumn="0" w:firstRowLastColumn="0" w:lastRowFirstColumn="0" w:lastRowLastColumn="0"/>
            <w:tcW w:w="1257" w:type="dxa"/>
            <w:tcBorders>
              <w:top w:val="single" w:color="auto" w:sz="4"/>
              <w:bottom w:val="single" w:color="auto" w:sz="4"/>
            </w:tcBorders>
            <w:tcMar/>
          </w:tcPr>
          <w:p w:rsidR="3F1F5300" w:rsidP="3F1F5300" w:rsidRDefault="3F1F5300" w14:paraId="4A0025F6">
            <w:pPr>
              <w:pStyle w:val="Compact"/>
              <w:rPr>
                <w:sz w:val="20"/>
                <w:szCs w:val="20"/>
              </w:rPr>
            </w:pPr>
            <w:r w:rsidRPr="3F1F5300" w:rsidR="3F1F5300">
              <w:rPr>
                <w:sz w:val="20"/>
                <w:szCs w:val="20"/>
              </w:rPr>
              <w:t>talk</w:t>
            </w:r>
          </w:p>
        </w:tc>
        <w:tc>
          <w:tcPr>
            <w:cnfStyle w:val="000010000000" w:firstRow="0" w:lastRow="0" w:firstColumn="0" w:lastColumn="0" w:oddVBand="1" w:evenVBand="0" w:oddHBand="0" w:evenHBand="0" w:firstRowFirstColumn="0" w:firstRowLastColumn="0" w:lastRowFirstColumn="0" w:lastRowLastColumn="0"/>
            <w:tcW w:w="1138" w:type="dxa"/>
            <w:tcBorders>
              <w:top w:val="single" w:color="auto" w:sz="4"/>
              <w:bottom w:val="single" w:color="auto" w:sz="4"/>
            </w:tcBorders>
            <w:tcMar/>
          </w:tcPr>
          <w:p w:rsidR="3F1F5300" w:rsidP="3F1F5300" w:rsidRDefault="3F1F5300" w14:paraId="41224993">
            <w:pPr>
              <w:pStyle w:val="Compact"/>
              <w:rPr>
                <w:sz w:val="20"/>
                <w:szCs w:val="20"/>
              </w:rPr>
            </w:pPr>
            <w:r w:rsidRPr="3F1F5300" w:rsidR="3F1F5300">
              <w:rPr>
                <w:sz w:val="20"/>
                <w:szCs w:val="20"/>
              </w:rPr>
              <w:t>honoured</w:t>
            </w:r>
          </w:p>
        </w:tc>
        <w:tc>
          <w:tcPr>
            <w:cnfStyle w:val="000001000000" w:firstRow="0" w:lastRow="0" w:firstColumn="0" w:lastColumn="0" w:oddVBand="0" w:evenVBand="1" w:oddHBand="0" w:evenHBand="0" w:firstRowFirstColumn="0" w:firstRowLastColumn="0" w:lastRowFirstColumn="0" w:lastRowLastColumn="0"/>
            <w:tcW w:w="1265" w:type="dxa"/>
            <w:tcBorders>
              <w:top w:val="single" w:color="auto" w:sz="4"/>
              <w:bottom w:val="single" w:color="auto" w:sz="4"/>
            </w:tcBorders>
            <w:tcMar/>
          </w:tcPr>
          <w:p w:rsidR="3F1F5300" w:rsidP="3F1F5300" w:rsidRDefault="3F1F5300" w14:paraId="34084FE3">
            <w:pPr>
              <w:pStyle w:val="Compact"/>
              <w:rPr>
                <w:sz w:val="20"/>
                <w:szCs w:val="20"/>
              </w:rPr>
            </w:pPr>
            <w:r w:rsidRPr="3F1F5300" w:rsidR="3F1F5300">
              <w:rPr>
                <w:sz w:val="20"/>
                <w:szCs w:val="20"/>
              </w:rPr>
              <w:t>patient</w:t>
            </w:r>
          </w:p>
        </w:tc>
      </w:tr>
      <w:tr w:rsidR="3F1F5300" w:rsidTr="3F1F5300" w14:paraId="41F63613">
        <w:trPr>
          <w:trHeight w:val="300"/>
        </w:trPr>
        <w:tc>
          <w:tcPr>
            <w:cnfStyle w:val="000010000000" w:firstRow="0" w:lastRow="0" w:firstColumn="0" w:lastColumn="0" w:oddVBand="1" w:evenVBand="0" w:oddHBand="0" w:evenHBand="0" w:firstRowFirstColumn="0" w:firstRowLastColumn="0" w:lastRowFirstColumn="0" w:lastRowLastColumn="0"/>
            <w:tcW w:w="1357" w:type="dxa"/>
            <w:tcBorders>
              <w:top w:val="single" w:color="auto" w:sz="4"/>
              <w:bottom w:val="single" w:color="auto" w:sz="4"/>
            </w:tcBorders>
            <w:tcMar/>
          </w:tcPr>
          <w:p w:rsidR="3F1F5300" w:rsidP="3F1F5300" w:rsidRDefault="3F1F5300" w14:paraId="17D576E4">
            <w:pPr>
              <w:pStyle w:val="Compact"/>
              <w:rPr>
                <w:sz w:val="20"/>
                <w:szCs w:val="20"/>
              </w:rPr>
            </w:pPr>
            <w:r w:rsidRPr="3F1F5300" w:rsidR="3F1F5300">
              <w:rPr>
                <w:sz w:val="20"/>
                <w:szCs w:val="20"/>
              </w:rPr>
              <w:t>propose</w:t>
            </w:r>
          </w:p>
        </w:tc>
        <w:tc>
          <w:tcPr>
            <w:cnfStyle w:val="000001000000" w:firstRow="0" w:lastRow="0" w:firstColumn="0" w:lastColumn="0" w:oddVBand="0" w:evenVBand="1" w:oddHBand="0" w:evenHBand="0" w:firstRowFirstColumn="0" w:firstRowLastColumn="0" w:lastRowFirstColumn="0" w:lastRowLastColumn="0"/>
            <w:tcW w:w="1418" w:type="dxa"/>
            <w:tcBorders>
              <w:top w:val="single" w:color="auto" w:sz="4"/>
              <w:bottom w:val="single" w:color="auto" w:sz="4"/>
            </w:tcBorders>
            <w:tcMar/>
          </w:tcPr>
          <w:p w:rsidR="3F1F5300" w:rsidP="3F1F5300" w:rsidRDefault="3F1F5300" w14:paraId="395EB361">
            <w:pPr>
              <w:pStyle w:val="Compact"/>
              <w:rPr>
                <w:sz w:val="20"/>
                <w:szCs w:val="20"/>
              </w:rPr>
            </w:pPr>
            <w:r w:rsidRPr="3F1F5300" w:rsidR="3F1F5300">
              <w:rPr>
                <w:sz w:val="20"/>
                <w:szCs w:val="20"/>
              </w:rPr>
              <w:t>work</w:t>
            </w:r>
          </w:p>
        </w:tc>
        <w:tc>
          <w:tcPr>
            <w:cnfStyle w:val="000010000000" w:firstRow="0" w:lastRow="0" w:firstColumn="0" w:lastColumn="0" w:oddVBand="1" w:evenVBand="0" w:oddHBand="0" w:evenHBand="0" w:firstRowFirstColumn="0" w:firstRowLastColumn="0" w:lastRowFirstColumn="0" w:lastRowLastColumn="0"/>
            <w:tcW w:w="1291" w:type="dxa"/>
            <w:tcBorders>
              <w:top w:val="single" w:color="auto" w:sz="4"/>
              <w:bottom w:val="single" w:color="auto" w:sz="4"/>
            </w:tcBorders>
            <w:tcMar/>
          </w:tcPr>
          <w:p w:rsidR="3F1F5300" w:rsidP="3F1F5300" w:rsidRDefault="3F1F5300" w14:paraId="5F38465E">
            <w:pPr>
              <w:pStyle w:val="Compact"/>
              <w:rPr>
                <w:sz w:val="20"/>
                <w:szCs w:val="20"/>
              </w:rPr>
            </w:pPr>
            <w:r w:rsidRPr="3F1F5300" w:rsidR="3F1F5300">
              <w:rPr>
                <w:sz w:val="20"/>
                <w:szCs w:val="20"/>
              </w:rPr>
              <w:t>post</w:t>
            </w:r>
          </w:p>
        </w:tc>
        <w:tc>
          <w:tcPr>
            <w:cnfStyle w:val="000001000000" w:firstRow="0" w:lastRow="0" w:firstColumn="0" w:lastColumn="0" w:oddVBand="0" w:evenVBand="1" w:oddHBand="0" w:evenHBand="0" w:firstRowFirstColumn="0" w:firstRowLastColumn="0" w:lastRowFirstColumn="0" w:lastRowLastColumn="0"/>
            <w:tcW w:w="1179" w:type="dxa"/>
            <w:tcBorders>
              <w:top w:val="single" w:color="auto" w:sz="4"/>
              <w:bottom w:val="single" w:color="auto" w:sz="4"/>
            </w:tcBorders>
            <w:tcMar/>
          </w:tcPr>
          <w:p w:rsidR="3F1F5300" w:rsidP="3F1F5300" w:rsidRDefault="3F1F5300" w14:paraId="3D5B6601">
            <w:pPr>
              <w:pStyle w:val="Compact"/>
              <w:rPr>
                <w:sz w:val="20"/>
                <w:szCs w:val="20"/>
              </w:rPr>
            </w:pPr>
            <w:r w:rsidRPr="3F1F5300" w:rsidR="3F1F5300">
              <w:rPr>
                <w:sz w:val="20"/>
                <w:szCs w:val="20"/>
              </w:rPr>
              <w:t>juridical</w:t>
            </w:r>
          </w:p>
        </w:tc>
        <w:tc>
          <w:tcPr>
            <w:cnfStyle w:val="000010000000" w:firstRow="0" w:lastRow="0" w:firstColumn="0" w:lastColumn="0" w:oddVBand="1" w:evenVBand="0" w:oddHBand="0" w:evenHBand="0" w:firstRowFirstColumn="0" w:firstRowLastColumn="0" w:lastRowFirstColumn="0" w:lastRowLastColumn="0"/>
            <w:tcW w:w="1283" w:type="dxa"/>
            <w:tcBorders>
              <w:top w:val="single" w:color="auto" w:sz="4"/>
              <w:bottom w:val="single" w:color="auto" w:sz="4"/>
            </w:tcBorders>
            <w:tcMar/>
          </w:tcPr>
          <w:p w:rsidR="3F1F5300" w:rsidP="3F1F5300" w:rsidRDefault="3F1F5300" w14:paraId="338C0E9A">
            <w:pPr>
              <w:pStyle w:val="Compact"/>
              <w:rPr>
                <w:sz w:val="20"/>
                <w:szCs w:val="20"/>
              </w:rPr>
            </w:pPr>
            <w:r w:rsidRPr="3F1F5300" w:rsidR="3F1F5300">
              <w:rPr>
                <w:sz w:val="20"/>
                <w:szCs w:val="20"/>
              </w:rPr>
              <w:t>Finland</w:t>
            </w:r>
          </w:p>
        </w:tc>
        <w:tc>
          <w:tcPr>
            <w:cnfStyle w:val="000001000000" w:firstRow="0" w:lastRow="0" w:firstColumn="0" w:lastColumn="0" w:oddVBand="0" w:evenVBand="1" w:oddHBand="0" w:evenHBand="0" w:firstRowFirstColumn="0" w:firstRowLastColumn="0" w:lastRowFirstColumn="0" w:lastRowLastColumn="0"/>
            <w:tcW w:w="1257" w:type="dxa"/>
            <w:tcBorders>
              <w:top w:val="single" w:color="auto" w:sz="4"/>
              <w:bottom w:val="single" w:color="auto" w:sz="4"/>
            </w:tcBorders>
            <w:tcMar/>
          </w:tcPr>
          <w:p w:rsidR="3F1F5300" w:rsidP="3F1F5300" w:rsidRDefault="3F1F5300" w14:paraId="3383DCED">
            <w:pPr>
              <w:pStyle w:val="Compact"/>
              <w:rPr>
                <w:sz w:val="20"/>
                <w:szCs w:val="20"/>
              </w:rPr>
            </w:pPr>
            <w:r w:rsidRPr="3F1F5300" w:rsidR="3F1F5300">
              <w:rPr>
                <w:sz w:val="20"/>
                <w:szCs w:val="20"/>
              </w:rPr>
              <w:t>police</w:t>
            </w:r>
          </w:p>
        </w:tc>
        <w:tc>
          <w:tcPr>
            <w:cnfStyle w:val="000010000000" w:firstRow="0" w:lastRow="0" w:firstColumn="0" w:lastColumn="0" w:oddVBand="1" w:evenVBand="0" w:oddHBand="0" w:evenHBand="0" w:firstRowFirstColumn="0" w:firstRowLastColumn="0" w:lastRowFirstColumn="0" w:lastRowLastColumn="0"/>
            <w:tcW w:w="1138" w:type="dxa"/>
            <w:tcBorders>
              <w:top w:val="single" w:color="auto" w:sz="4"/>
              <w:bottom w:val="single" w:color="auto" w:sz="4"/>
            </w:tcBorders>
            <w:tcMar/>
          </w:tcPr>
          <w:p w:rsidR="3F1F5300" w:rsidP="3F1F5300" w:rsidRDefault="3F1F5300" w14:paraId="089E62C8">
            <w:pPr>
              <w:pStyle w:val="Compact"/>
              <w:rPr>
                <w:sz w:val="20"/>
                <w:szCs w:val="20"/>
              </w:rPr>
            </w:pPr>
            <w:r w:rsidRPr="3F1F5300" w:rsidR="3F1F5300">
              <w:rPr>
                <w:sz w:val="20"/>
                <w:szCs w:val="20"/>
              </w:rPr>
              <w:t>speaker</w:t>
            </w:r>
          </w:p>
        </w:tc>
        <w:tc>
          <w:tcPr>
            <w:cnfStyle w:val="000001000000" w:firstRow="0" w:lastRow="0" w:firstColumn="0" w:lastColumn="0" w:oddVBand="0" w:evenVBand="1" w:oddHBand="0" w:evenHBand="0" w:firstRowFirstColumn="0" w:firstRowLastColumn="0" w:lastRowFirstColumn="0" w:lastRowLastColumn="0"/>
            <w:tcW w:w="1265" w:type="dxa"/>
            <w:tcBorders>
              <w:top w:val="single" w:color="auto" w:sz="4"/>
              <w:bottom w:val="single" w:color="auto" w:sz="4"/>
            </w:tcBorders>
            <w:tcMar/>
          </w:tcPr>
          <w:p w:rsidR="3F1F5300" w:rsidP="3F1F5300" w:rsidRDefault="3F1F5300" w14:paraId="021E63BD">
            <w:pPr>
              <w:pStyle w:val="Compact"/>
              <w:rPr>
                <w:sz w:val="20"/>
                <w:szCs w:val="20"/>
              </w:rPr>
            </w:pPr>
            <w:r w:rsidRPr="3F1F5300" w:rsidR="3F1F5300">
              <w:rPr>
                <w:sz w:val="20"/>
                <w:szCs w:val="20"/>
              </w:rPr>
              <w:t>important</w:t>
            </w:r>
          </w:p>
        </w:tc>
      </w:tr>
      <w:tr w:rsidR="3F1F5300" w:rsidTr="3F1F5300" w14:paraId="64D288DE">
        <w:trPr>
          <w:trHeight w:val="300"/>
        </w:trPr>
        <w:tc>
          <w:tcPr>
            <w:cnfStyle w:val="000010000000" w:firstRow="0" w:lastRow="0" w:firstColumn="0" w:lastColumn="0" w:oddVBand="1" w:evenVBand="0" w:oddHBand="0" w:evenHBand="0" w:firstRowFirstColumn="0" w:firstRowLastColumn="0" w:lastRowFirstColumn="0" w:lastRowLastColumn="0"/>
            <w:tcW w:w="1357" w:type="dxa"/>
            <w:tcBorders>
              <w:top w:val="single" w:color="auto" w:sz="4"/>
              <w:bottom w:val="single" w:color="auto" w:sz="4"/>
            </w:tcBorders>
            <w:tcMar/>
          </w:tcPr>
          <w:p w:rsidR="3F1F5300" w:rsidP="3F1F5300" w:rsidRDefault="3F1F5300" w14:paraId="08BAFCAC">
            <w:pPr>
              <w:pStyle w:val="Compact"/>
              <w:rPr>
                <w:sz w:val="20"/>
                <w:szCs w:val="20"/>
              </w:rPr>
            </w:pPr>
            <w:r w:rsidRPr="3F1F5300" w:rsidR="3F1F5300">
              <w:rPr>
                <w:sz w:val="20"/>
                <w:szCs w:val="20"/>
              </w:rPr>
              <w:t>time</w:t>
            </w:r>
          </w:p>
        </w:tc>
        <w:tc>
          <w:tcPr>
            <w:cnfStyle w:val="000001000000" w:firstRow="0" w:lastRow="0" w:firstColumn="0" w:lastColumn="0" w:oddVBand="0" w:evenVBand="1" w:oddHBand="0" w:evenHBand="0" w:firstRowFirstColumn="0" w:firstRowLastColumn="0" w:lastRowFirstColumn="0" w:lastRowLastColumn="0"/>
            <w:tcW w:w="1418" w:type="dxa"/>
            <w:tcBorders>
              <w:top w:val="single" w:color="auto" w:sz="4"/>
              <w:bottom w:val="single" w:color="auto" w:sz="4"/>
            </w:tcBorders>
            <w:tcMar/>
          </w:tcPr>
          <w:p w:rsidR="3F1F5300" w:rsidP="3F1F5300" w:rsidRDefault="3F1F5300" w14:paraId="09108230">
            <w:pPr>
              <w:pStyle w:val="Compact"/>
              <w:rPr>
                <w:sz w:val="20"/>
                <w:szCs w:val="20"/>
              </w:rPr>
            </w:pPr>
            <w:r w:rsidRPr="3F1F5300" w:rsidR="3F1F5300">
              <w:rPr>
                <w:sz w:val="20"/>
                <w:szCs w:val="20"/>
              </w:rPr>
              <w:t>good</w:t>
            </w:r>
          </w:p>
        </w:tc>
        <w:tc>
          <w:tcPr>
            <w:cnfStyle w:val="000010000000" w:firstRow="0" w:lastRow="0" w:firstColumn="0" w:lastColumn="0" w:oddVBand="1" w:evenVBand="0" w:oddHBand="0" w:evenHBand="0" w:firstRowFirstColumn="0" w:firstRowLastColumn="0" w:lastRowFirstColumn="0" w:lastRowLastColumn="0"/>
            <w:tcW w:w="1291" w:type="dxa"/>
            <w:tcBorders>
              <w:top w:val="single" w:color="auto" w:sz="4"/>
              <w:bottom w:val="single" w:color="auto" w:sz="4"/>
            </w:tcBorders>
            <w:tcMar/>
          </w:tcPr>
          <w:p w:rsidR="3F1F5300" w:rsidP="3F1F5300" w:rsidRDefault="3F1F5300" w14:paraId="62878A4B">
            <w:pPr>
              <w:pStyle w:val="Compact"/>
              <w:rPr>
                <w:sz w:val="20"/>
                <w:szCs w:val="20"/>
              </w:rPr>
            </w:pPr>
            <w:r w:rsidRPr="3F1F5300" w:rsidR="3F1F5300">
              <w:rPr>
                <w:sz w:val="20"/>
                <w:szCs w:val="20"/>
              </w:rPr>
              <w:t>must</w:t>
            </w:r>
          </w:p>
        </w:tc>
        <w:tc>
          <w:tcPr>
            <w:cnfStyle w:val="000001000000" w:firstRow="0" w:lastRow="0" w:firstColumn="0" w:lastColumn="0" w:oddVBand="0" w:evenVBand="1" w:oddHBand="0" w:evenHBand="0" w:firstRowFirstColumn="0" w:firstRowLastColumn="0" w:lastRowFirstColumn="0" w:lastRowLastColumn="0"/>
            <w:tcW w:w="1179" w:type="dxa"/>
            <w:tcBorders>
              <w:top w:val="single" w:color="auto" w:sz="4"/>
              <w:bottom w:val="single" w:color="auto" w:sz="4"/>
            </w:tcBorders>
            <w:tcMar/>
          </w:tcPr>
          <w:p w:rsidR="3F1F5300" w:rsidP="3F1F5300" w:rsidRDefault="3F1F5300" w14:paraId="341F38D6">
            <w:pPr>
              <w:pStyle w:val="Compact"/>
              <w:rPr>
                <w:sz w:val="20"/>
                <w:szCs w:val="20"/>
              </w:rPr>
            </w:pPr>
            <w:r w:rsidRPr="3F1F5300" w:rsidR="3F1F5300">
              <w:rPr>
                <w:sz w:val="20"/>
                <w:szCs w:val="20"/>
              </w:rPr>
              <w:t>well</w:t>
            </w:r>
          </w:p>
        </w:tc>
        <w:tc>
          <w:tcPr>
            <w:cnfStyle w:val="000010000000" w:firstRow="0" w:lastRow="0" w:firstColumn="0" w:lastColumn="0" w:oddVBand="1" w:evenVBand="0" w:oddHBand="0" w:evenHBand="0" w:firstRowFirstColumn="0" w:firstRowLastColumn="0" w:lastRowFirstColumn="0" w:lastRowLastColumn="0"/>
            <w:tcW w:w="1283" w:type="dxa"/>
            <w:tcBorders>
              <w:top w:val="single" w:color="auto" w:sz="4"/>
              <w:bottom w:val="single" w:color="auto" w:sz="4"/>
            </w:tcBorders>
            <w:tcMar/>
          </w:tcPr>
          <w:p w:rsidR="3F1F5300" w:rsidP="3F1F5300" w:rsidRDefault="3F1F5300" w14:paraId="217A54D0">
            <w:pPr>
              <w:pStyle w:val="Compact"/>
              <w:rPr>
                <w:sz w:val="20"/>
                <w:szCs w:val="20"/>
              </w:rPr>
            </w:pPr>
            <w:r w:rsidRPr="3F1F5300" w:rsidR="3F1F5300">
              <w:rPr>
                <w:sz w:val="20"/>
                <w:szCs w:val="20"/>
              </w:rPr>
              <w:t>issue</w:t>
            </w:r>
          </w:p>
        </w:tc>
        <w:tc>
          <w:tcPr>
            <w:cnfStyle w:val="000001000000" w:firstRow="0" w:lastRow="0" w:firstColumn="0" w:lastColumn="0" w:oddVBand="0" w:evenVBand="1" w:oddHBand="0" w:evenHBand="0" w:firstRowFirstColumn="0" w:firstRowLastColumn="0" w:lastRowFirstColumn="0" w:lastRowLastColumn="0"/>
            <w:tcW w:w="1257" w:type="dxa"/>
            <w:tcBorders>
              <w:top w:val="single" w:color="auto" w:sz="4"/>
              <w:bottom w:val="single" w:color="auto" w:sz="4"/>
            </w:tcBorders>
            <w:tcMar/>
          </w:tcPr>
          <w:p w:rsidR="3F1F5300" w:rsidP="3F1F5300" w:rsidRDefault="3F1F5300" w14:paraId="185329AA">
            <w:pPr>
              <w:pStyle w:val="Compact"/>
              <w:rPr>
                <w:sz w:val="20"/>
                <w:szCs w:val="20"/>
              </w:rPr>
            </w:pPr>
            <w:r w:rsidRPr="3F1F5300" w:rsidR="3F1F5300">
              <w:rPr>
                <w:sz w:val="20"/>
                <w:szCs w:val="20"/>
              </w:rPr>
              <w:t>current</w:t>
            </w:r>
          </w:p>
        </w:tc>
        <w:tc>
          <w:tcPr>
            <w:cnfStyle w:val="000010000000" w:firstRow="0" w:lastRow="0" w:firstColumn="0" w:lastColumn="0" w:oddVBand="1" w:evenVBand="0" w:oddHBand="0" w:evenHBand="0" w:firstRowFirstColumn="0" w:firstRowLastColumn="0" w:lastRowFirstColumn="0" w:lastRowLastColumn="0"/>
            <w:tcW w:w="1138" w:type="dxa"/>
            <w:tcBorders>
              <w:top w:val="single" w:color="auto" w:sz="4"/>
              <w:bottom w:val="single" w:color="auto" w:sz="4"/>
            </w:tcBorders>
            <w:tcMar/>
          </w:tcPr>
          <w:p w:rsidR="3F1F5300" w:rsidP="3F1F5300" w:rsidRDefault="3F1F5300" w14:paraId="1DB22276">
            <w:pPr>
              <w:pStyle w:val="Compact"/>
              <w:rPr>
                <w:sz w:val="20"/>
                <w:szCs w:val="20"/>
              </w:rPr>
            </w:pPr>
            <w:r w:rsidRPr="3F1F5300" w:rsidR="3F1F5300">
              <w:rPr>
                <w:sz w:val="20"/>
                <w:szCs w:val="20"/>
              </w:rPr>
              <w:t>also</w:t>
            </w:r>
          </w:p>
        </w:tc>
        <w:tc>
          <w:tcPr>
            <w:cnfStyle w:val="000001000000" w:firstRow="0" w:lastRow="0" w:firstColumn="0" w:lastColumn="0" w:oddVBand="0" w:evenVBand="1" w:oddHBand="0" w:evenHBand="0" w:firstRowFirstColumn="0" w:firstRowLastColumn="0" w:lastRowFirstColumn="0" w:lastRowLastColumn="0"/>
            <w:tcW w:w="1265" w:type="dxa"/>
            <w:tcBorders>
              <w:top w:val="single" w:color="auto" w:sz="4"/>
              <w:bottom w:val="single" w:color="auto" w:sz="4"/>
            </w:tcBorders>
            <w:tcMar/>
          </w:tcPr>
          <w:p w:rsidR="3F1F5300" w:rsidP="3F1F5300" w:rsidRDefault="3F1F5300" w14:paraId="0DC02987">
            <w:pPr>
              <w:pStyle w:val="Compact"/>
              <w:rPr>
                <w:sz w:val="20"/>
                <w:szCs w:val="20"/>
              </w:rPr>
            </w:pPr>
            <w:r w:rsidRPr="3F1F5300" w:rsidR="3F1F5300">
              <w:rPr>
                <w:sz w:val="20"/>
                <w:szCs w:val="20"/>
              </w:rPr>
              <w:t>hope</w:t>
            </w:r>
          </w:p>
        </w:tc>
      </w:tr>
      <w:tr w:rsidR="3F1F5300" w:rsidTr="3F1F5300" w14:paraId="2EDBD309">
        <w:trPr>
          <w:trHeight w:val="300"/>
        </w:trPr>
        <w:tc>
          <w:tcPr>
            <w:cnfStyle w:val="000010000000" w:firstRow="0" w:lastRow="0" w:firstColumn="0" w:lastColumn="0" w:oddVBand="1" w:evenVBand="0" w:oddHBand="0" w:evenHBand="0" w:firstRowFirstColumn="0" w:firstRowLastColumn="0" w:lastRowFirstColumn="0" w:lastRowLastColumn="0"/>
            <w:tcW w:w="1357" w:type="dxa"/>
            <w:tcBorders>
              <w:top w:val="single" w:color="auto" w:sz="4"/>
              <w:bottom w:val="single" w:color="auto" w:sz="4"/>
            </w:tcBorders>
            <w:tcMar/>
          </w:tcPr>
          <w:p w:rsidR="3F1F5300" w:rsidP="3F1F5300" w:rsidRDefault="3F1F5300" w14:paraId="1C92A57A">
            <w:pPr>
              <w:pStyle w:val="Compact"/>
              <w:rPr>
                <w:sz w:val="20"/>
                <w:szCs w:val="20"/>
              </w:rPr>
            </w:pPr>
            <w:r w:rsidRPr="3F1F5300" w:rsidR="3F1F5300">
              <w:rPr>
                <w:sz w:val="20"/>
                <w:szCs w:val="20"/>
              </w:rPr>
              <w:t>also</w:t>
            </w:r>
          </w:p>
        </w:tc>
        <w:tc>
          <w:tcPr>
            <w:cnfStyle w:val="000001000000" w:firstRow="0" w:lastRow="0" w:firstColumn="0" w:lastColumn="0" w:oddVBand="0" w:evenVBand="1" w:oddHBand="0" w:evenHBand="0" w:firstRowFirstColumn="0" w:firstRowLastColumn="0" w:lastRowFirstColumn="0" w:lastRowLastColumn="0"/>
            <w:tcW w:w="1418" w:type="dxa"/>
            <w:tcBorders>
              <w:top w:val="single" w:color="auto" w:sz="4"/>
              <w:bottom w:val="single" w:color="auto" w:sz="4"/>
            </w:tcBorders>
            <w:tcMar/>
          </w:tcPr>
          <w:p w:rsidR="3F1F5300" w:rsidP="3F1F5300" w:rsidRDefault="3F1F5300" w14:paraId="155B5386">
            <w:pPr>
              <w:pStyle w:val="Compact"/>
              <w:rPr>
                <w:sz w:val="20"/>
                <w:szCs w:val="20"/>
              </w:rPr>
            </w:pPr>
            <w:r w:rsidRPr="3F1F5300" w:rsidR="3F1F5300">
              <w:rPr>
                <w:sz w:val="20"/>
                <w:szCs w:val="20"/>
              </w:rPr>
              <w:t>growth</w:t>
            </w:r>
          </w:p>
        </w:tc>
        <w:tc>
          <w:tcPr>
            <w:cnfStyle w:val="000010000000" w:firstRow="0" w:lastRow="0" w:firstColumn="0" w:lastColumn="0" w:oddVBand="1" w:evenVBand="0" w:oddHBand="0" w:evenHBand="0" w:firstRowFirstColumn="0" w:firstRowLastColumn="0" w:lastRowFirstColumn="0" w:lastRowLastColumn="0"/>
            <w:tcW w:w="1291" w:type="dxa"/>
            <w:tcBorders>
              <w:top w:val="single" w:color="auto" w:sz="4"/>
              <w:bottom w:val="single" w:color="auto" w:sz="4"/>
            </w:tcBorders>
            <w:tcMar/>
          </w:tcPr>
          <w:p w:rsidR="3F1F5300" w:rsidP="3F1F5300" w:rsidRDefault="3F1F5300" w14:paraId="229D669B">
            <w:pPr>
              <w:pStyle w:val="Compact"/>
              <w:rPr>
                <w:sz w:val="20"/>
                <w:szCs w:val="20"/>
              </w:rPr>
            </w:pPr>
            <w:r w:rsidRPr="3F1F5300" w:rsidR="3F1F5300">
              <w:rPr>
                <w:sz w:val="20"/>
                <w:szCs w:val="20"/>
              </w:rPr>
              <w:t>whole</w:t>
            </w:r>
          </w:p>
        </w:tc>
        <w:tc>
          <w:tcPr>
            <w:cnfStyle w:val="000001000000" w:firstRow="0" w:lastRow="0" w:firstColumn="0" w:lastColumn="0" w:oddVBand="0" w:evenVBand="1" w:oddHBand="0" w:evenHBand="0" w:firstRowFirstColumn="0" w:firstRowLastColumn="0" w:lastRowFirstColumn="0" w:lastRowLastColumn="0"/>
            <w:tcW w:w="1179" w:type="dxa"/>
            <w:tcBorders>
              <w:top w:val="single" w:color="auto" w:sz="4"/>
              <w:bottom w:val="single" w:color="auto" w:sz="4"/>
            </w:tcBorders>
            <w:tcMar/>
          </w:tcPr>
          <w:p w:rsidR="3F1F5300" w:rsidP="3F1F5300" w:rsidRDefault="3F1F5300" w14:paraId="755B8175">
            <w:pPr>
              <w:pStyle w:val="Compact"/>
              <w:rPr>
                <w:sz w:val="20"/>
                <w:szCs w:val="20"/>
              </w:rPr>
            </w:pPr>
            <w:r w:rsidRPr="3F1F5300" w:rsidR="3F1F5300">
              <w:rPr>
                <w:sz w:val="20"/>
                <w:szCs w:val="20"/>
              </w:rPr>
              <w:t>sexual</w:t>
            </w:r>
          </w:p>
        </w:tc>
        <w:tc>
          <w:tcPr>
            <w:cnfStyle w:val="000010000000" w:firstRow="0" w:lastRow="0" w:firstColumn="0" w:lastColumn="0" w:oddVBand="1" w:evenVBand="0" w:oddHBand="0" w:evenHBand="0" w:firstRowFirstColumn="0" w:firstRowLastColumn="0" w:lastRowFirstColumn="0" w:lastRowLastColumn="0"/>
            <w:tcW w:w="1283" w:type="dxa"/>
            <w:tcBorders>
              <w:top w:val="single" w:color="auto" w:sz="4"/>
              <w:bottom w:val="single" w:color="auto" w:sz="4"/>
            </w:tcBorders>
            <w:tcMar/>
          </w:tcPr>
          <w:p w:rsidR="3F1F5300" w:rsidP="3F1F5300" w:rsidRDefault="3F1F5300" w14:paraId="25084EFA">
            <w:pPr>
              <w:pStyle w:val="Compact"/>
              <w:rPr>
                <w:sz w:val="20"/>
                <w:szCs w:val="20"/>
              </w:rPr>
            </w:pPr>
            <w:r w:rsidRPr="3F1F5300" w:rsidR="3F1F5300">
              <w:rPr>
                <w:sz w:val="20"/>
                <w:szCs w:val="20"/>
              </w:rPr>
              <w:t>right</w:t>
            </w:r>
          </w:p>
        </w:tc>
        <w:tc>
          <w:tcPr>
            <w:cnfStyle w:val="000001000000" w:firstRow="0" w:lastRow="0" w:firstColumn="0" w:lastColumn="0" w:oddVBand="0" w:evenVBand="1" w:oddHBand="0" w:evenHBand="0" w:firstRowFirstColumn="0" w:firstRowLastColumn="0" w:lastRowFirstColumn="0" w:lastRowLastColumn="0"/>
            <w:tcW w:w="1257" w:type="dxa"/>
            <w:tcBorders>
              <w:top w:val="single" w:color="auto" w:sz="4"/>
              <w:bottom w:val="single" w:color="auto" w:sz="4"/>
            </w:tcBorders>
            <w:tcMar/>
          </w:tcPr>
          <w:p w:rsidR="3F1F5300" w:rsidP="3F1F5300" w:rsidRDefault="3F1F5300" w14:paraId="1EC46B89">
            <w:pPr>
              <w:pStyle w:val="Compact"/>
              <w:rPr>
                <w:sz w:val="20"/>
                <w:szCs w:val="20"/>
              </w:rPr>
            </w:pPr>
            <w:r w:rsidRPr="3F1F5300" w:rsidR="3F1F5300">
              <w:rPr>
                <w:sz w:val="20"/>
                <w:szCs w:val="20"/>
              </w:rPr>
              <w:t>want</w:t>
            </w:r>
          </w:p>
        </w:tc>
        <w:tc>
          <w:tcPr>
            <w:cnfStyle w:val="000010000000" w:firstRow="0" w:lastRow="0" w:firstColumn="0" w:lastColumn="0" w:oddVBand="1" w:evenVBand="0" w:oddHBand="0" w:evenHBand="0" w:firstRowFirstColumn="0" w:firstRowLastColumn="0" w:lastRowFirstColumn="0" w:lastRowLastColumn="0"/>
            <w:tcW w:w="1138" w:type="dxa"/>
            <w:tcBorders>
              <w:top w:val="single" w:color="auto" w:sz="4"/>
              <w:bottom w:val="single" w:color="auto" w:sz="4"/>
            </w:tcBorders>
            <w:tcMar/>
          </w:tcPr>
          <w:p w:rsidR="3F1F5300" w:rsidP="3F1F5300" w:rsidRDefault="3F1F5300" w14:paraId="1B204273">
            <w:pPr>
              <w:pStyle w:val="Compact"/>
              <w:rPr>
                <w:sz w:val="20"/>
                <w:szCs w:val="20"/>
              </w:rPr>
            </w:pPr>
            <w:r w:rsidRPr="3F1F5300" w:rsidR="3F1F5300">
              <w:rPr>
                <w:sz w:val="20"/>
                <w:szCs w:val="20"/>
              </w:rPr>
              <w:t>here</w:t>
            </w:r>
          </w:p>
        </w:tc>
        <w:tc>
          <w:tcPr>
            <w:cnfStyle w:val="000001000000" w:firstRow="0" w:lastRow="0" w:firstColumn="0" w:lastColumn="0" w:oddVBand="0" w:evenVBand="1" w:oddHBand="0" w:evenHBand="0" w:firstRowFirstColumn="0" w:firstRowLastColumn="0" w:lastRowFirstColumn="0" w:lastRowLastColumn="0"/>
            <w:tcW w:w="1265" w:type="dxa"/>
            <w:tcBorders>
              <w:top w:val="single" w:color="auto" w:sz="4"/>
              <w:bottom w:val="single" w:color="auto" w:sz="4"/>
            </w:tcBorders>
            <w:tcMar/>
          </w:tcPr>
          <w:p w:rsidR="3F1F5300" w:rsidP="3F1F5300" w:rsidRDefault="3F1F5300" w14:paraId="7F27EDB3">
            <w:pPr>
              <w:pStyle w:val="Compact"/>
              <w:rPr>
                <w:sz w:val="20"/>
                <w:szCs w:val="20"/>
              </w:rPr>
            </w:pPr>
            <w:r w:rsidRPr="3F1F5300" w:rsidR="3F1F5300">
              <w:rPr>
                <w:sz w:val="20"/>
                <w:szCs w:val="20"/>
              </w:rPr>
              <w:t>yes</w:t>
            </w:r>
          </w:p>
        </w:tc>
      </w:tr>
      <w:tr w:rsidR="3F1F5300" w:rsidTr="3F1F5300" w14:paraId="2B85C5E8">
        <w:trPr>
          <w:trHeight w:val="300"/>
        </w:trPr>
        <w:tc>
          <w:tcPr>
            <w:cnfStyle w:val="000010000000" w:firstRow="0" w:lastRow="0" w:firstColumn="0" w:lastColumn="0" w:oddVBand="1" w:evenVBand="0" w:oddHBand="0" w:evenHBand="0" w:firstRowFirstColumn="0" w:firstRowLastColumn="0" w:lastRowFirstColumn="0" w:lastRowLastColumn="0"/>
            <w:tcW w:w="1357" w:type="dxa"/>
            <w:tcBorders>
              <w:top w:val="single" w:color="auto" w:sz="4"/>
              <w:bottom w:val="single" w:color="auto" w:sz="4"/>
            </w:tcBorders>
            <w:tcMar/>
          </w:tcPr>
          <w:p w:rsidR="3F1F5300" w:rsidP="3F1F5300" w:rsidRDefault="3F1F5300" w14:paraId="3E1CEB4C">
            <w:pPr>
              <w:pStyle w:val="Compact"/>
              <w:rPr>
                <w:sz w:val="20"/>
                <w:szCs w:val="20"/>
              </w:rPr>
            </w:pPr>
            <w:r w:rsidRPr="3F1F5300" w:rsidR="3F1F5300">
              <w:rPr>
                <w:sz w:val="20"/>
                <w:szCs w:val="20"/>
              </w:rPr>
              <w:t>support</w:t>
            </w:r>
          </w:p>
        </w:tc>
        <w:tc>
          <w:tcPr>
            <w:cnfStyle w:val="000001000000" w:firstRow="0" w:lastRow="0" w:firstColumn="0" w:lastColumn="0" w:oddVBand="0" w:evenVBand="1" w:oddHBand="0" w:evenHBand="0" w:firstRowFirstColumn="0" w:firstRowLastColumn="0" w:lastRowFirstColumn="0" w:lastRowLastColumn="0"/>
            <w:tcW w:w="1418" w:type="dxa"/>
            <w:tcBorders>
              <w:top w:val="single" w:color="auto" w:sz="4"/>
              <w:bottom w:val="single" w:color="auto" w:sz="4"/>
            </w:tcBorders>
            <w:tcMar/>
          </w:tcPr>
          <w:p w:rsidR="3F1F5300" w:rsidP="3F1F5300" w:rsidRDefault="3F1F5300" w14:paraId="36378D2E">
            <w:pPr>
              <w:pStyle w:val="Compact"/>
              <w:rPr>
                <w:sz w:val="20"/>
                <w:szCs w:val="20"/>
              </w:rPr>
            </w:pPr>
            <w:r w:rsidRPr="3F1F5300" w:rsidR="3F1F5300">
              <w:rPr>
                <w:sz w:val="20"/>
                <w:szCs w:val="20"/>
              </w:rPr>
              <w:t>get</w:t>
            </w:r>
          </w:p>
        </w:tc>
        <w:tc>
          <w:tcPr>
            <w:cnfStyle w:val="000010000000" w:firstRow="0" w:lastRow="0" w:firstColumn="0" w:lastColumn="0" w:oddVBand="1" w:evenVBand="0" w:oddHBand="0" w:evenHBand="0" w:firstRowFirstColumn="0" w:firstRowLastColumn="0" w:lastRowFirstColumn="0" w:lastRowLastColumn="0"/>
            <w:tcW w:w="1291" w:type="dxa"/>
            <w:tcBorders>
              <w:top w:val="single" w:color="auto" w:sz="4"/>
              <w:bottom w:val="single" w:color="auto" w:sz="4"/>
            </w:tcBorders>
            <w:tcMar/>
          </w:tcPr>
          <w:p w:rsidR="3F1F5300" w:rsidP="3F1F5300" w:rsidRDefault="3F1F5300" w14:paraId="358F917B">
            <w:pPr>
              <w:pStyle w:val="Compact"/>
              <w:rPr>
                <w:sz w:val="20"/>
                <w:szCs w:val="20"/>
              </w:rPr>
            </w:pPr>
            <w:r w:rsidRPr="3F1F5300" w:rsidR="3F1F5300">
              <w:rPr>
                <w:sz w:val="20"/>
                <w:szCs w:val="20"/>
              </w:rPr>
              <w:t>function</w:t>
            </w:r>
          </w:p>
        </w:tc>
        <w:tc>
          <w:tcPr>
            <w:cnfStyle w:val="000001000000" w:firstRow="0" w:lastRow="0" w:firstColumn="0" w:lastColumn="0" w:oddVBand="0" w:evenVBand="1" w:oddHBand="0" w:evenHBand="0" w:firstRowFirstColumn="0" w:firstRowLastColumn="0" w:lastRowFirstColumn="0" w:lastRowLastColumn="0"/>
            <w:tcW w:w="1179" w:type="dxa"/>
            <w:tcBorders>
              <w:top w:val="single" w:color="auto" w:sz="4"/>
              <w:bottom w:val="single" w:color="auto" w:sz="4"/>
            </w:tcBorders>
            <w:tcMar/>
          </w:tcPr>
          <w:p w:rsidR="3F1F5300" w:rsidP="3F1F5300" w:rsidRDefault="3F1F5300" w14:paraId="0D622E42">
            <w:pPr>
              <w:pStyle w:val="Compact"/>
              <w:rPr>
                <w:sz w:val="20"/>
                <w:szCs w:val="20"/>
              </w:rPr>
            </w:pPr>
            <w:r w:rsidRPr="3F1F5300" w:rsidR="3F1F5300">
              <w:rPr>
                <w:sz w:val="20"/>
                <w:szCs w:val="20"/>
              </w:rPr>
              <w:t>orientation</w:t>
            </w:r>
          </w:p>
        </w:tc>
        <w:tc>
          <w:tcPr>
            <w:cnfStyle w:val="000010000000" w:firstRow="0" w:lastRow="0" w:firstColumn="0" w:lastColumn="0" w:oddVBand="1" w:evenVBand="0" w:oddHBand="0" w:evenHBand="0" w:firstRowFirstColumn="0" w:firstRowLastColumn="0" w:lastRowFirstColumn="0" w:lastRowLastColumn="0"/>
            <w:tcW w:w="1283" w:type="dxa"/>
            <w:tcBorders>
              <w:top w:val="single" w:color="auto" w:sz="4"/>
              <w:bottom w:val="single" w:color="auto" w:sz="4"/>
            </w:tcBorders>
            <w:tcMar/>
          </w:tcPr>
          <w:p w:rsidR="3F1F5300" w:rsidP="3F1F5300" w:rsidRDefault="3F1F5300" w14:paraId="4C296939">
            <w:pPr>
              <w:pStyle w:val="Compact"/>
              <w:rPr>
                <w:sz w:val="20"/>
                <w:szCs w:val="20"/>
              </w:rPr>
            </w:pPr>
            <w:r w:rsidRPr="3F1F5300" w:rsidR="3F1F5300">
              <w:rPr>
                <w:sz w:val="20"/>
                <w:szCs w:val="20"/>
              </w:rPr>
              <w:t>education</w:t>
            </w:r>
          </w:p>
        </w:tc>
        <w:tc>
          <w:tcPr>
            <w:cnfStyle w:val="000001000000" w:firstRow="0" w:lastRow="0" w:firstColumn="0" w:lastColumn="0" w:oddVBand="0" w:evenVBand="1" w:oddHBand="0" w:evenHBand="0" w:firstRowFirstColumn="0" w:firstRowLastColumn="0" w:lastRowFirstColumn="0" w:lastRowLastColumn="0"/>
            <w:tcW w:w="1257" w:type="dxa"/>
            <w:tcBorders>
              <w:top w:val="single" w:color="auto" w:sz="4"/>
              <w:bottom w:val="single" w:color="auto" w:sz="4"/>
            </w:tcBorders>
            <w:tcMar/>
          </w:tcPr>
          <w:p w:rsidR="3F1F5300" w:rsidP="3F1F5300" w:rsidRDefault="3F1F5300" w14:paraId="7FE5DEA4">
            <w:pPr>
              <w:pStyle w:val="Compact"/>
              <w:rPr>
                <w:sz w:val="20"/>
                <w:szCs w:val="20"/>
              </w:rPr>
            </w:pPr>
            <w:r w:rsidRPr="3F1F5300" w:rsidR="3F1F5300">
              <w:rPr>
                <w:sz w:val="20"/>
                <w:szCs w:val="20"/>
              </w:rPr>
              <w:t>yes</w:t>
            </w:r>
          </w:p>
        </w:tc>
        <w:tc>
          <w:tcPr>
            <w:cnfStyle w:val="000010000000" w:firstRow="0" w:lastRow="0" w:firstColumn="0" w:lastColumn="0" w:oddVBand="1" w:evenVBand="0" w:oddHBand="0" w:evenHBand="0" w:firstRowFirstColumn="0" w:firstRowLastColumn="0" w:lastRowFirstColumn="0" w:lastRowLastColumn="0"/>
            <w:tcW w:w="1138" w:type="dxa"/>
            <w:tcBorders>
              <w:top w:val="single" w:color="auto" w:sz="4"/>
              <w:bottom w:val="single" w:color="auto" w:sz="4"/>
            </w:tcBorders>
            <w:tcMar/>
          </w:tcPr>
          <w:p w:rsidR="3F1F5300" w:rsidP="3F1F5300" w:rsidRDefault="3F1F5300" w14:paraId="5E18CDD9">
            <w:pPr>
              <w:pStyle w:val="Compact"/>
              <w:rPr>
                <w:sz w:val="20"/>
                <w:szCs w:val="20"/>
              </w:rPr>
            </w:pPr>
            <w:r w:rsidRPr="3F1F5300" w:rsidR="3F1F5300">
              <w:rPr>
                <w:sz w:val="20"/>
                <w:szCs w:val="20"/>
              </w:rPr>
              <w:t>issue</w:t>
            </w:r>
          </w:p>
        </w:tc>
        <w:tc>
          <w:tcPr>
            <w:cnfStyle w:val="000001000000" w:firstRow="0" w:lastRow="0" w:firstColumn="0" w:lastColumn="0" w:oddVBand="0" w:evenVBand="1" w:oddHBand="0" w:evenHBand="0" w:firstRowFirstColumn="0" w:firstRowLastColumn="0" w:lastRowFirstColumn="0" w:lastRowLastColumn="0"/>
            <w:tcW w:w="1265" w:type="dxa"/>
            <w:tcBorders>
              <w:top w:val="single" w:color="auto" w:sz="4"/>
              <w:bottom w:val="single" w:color="auto" w:sz="4"/>
            </w:tcBorders>
            <w:tcMar/>
          </w:tcPr>
          <w:p w:rsidR="3F1F5300" w:rsidP="3F1F5300" w:rsidRDefault="3F1F5300" w14:paraId="39AC505B">
            <w:pPr>
              <w:pStyle w:val="Compact"/>
              <w:rPr>
                <w:sz w:val="20"/>
                <w:szCs w:val="20"/>
              </w:rPr>
            </w:pPr>
            <w:r w:rsidRPr="3F1F5300" w:rsidR="3F1F5300">
              <w:rPr>
                <w:sz w:val="20"/>
                <w:szCs w:val="20"/>
              </w:rPr>
              <w:t>good</w:t>
            </w:r>
          </w:p>
        </w:tc>
      </w:tr>
      <w:tr w:rsidR="3F1F5300" w:rsidTr="3F1F5300" w14:paraId="1EC0D709">
        <w:trPr>
          <w:trHeight w:val="300"/>
        </w:trPr>
        <w:tc>
          <w:tcPr>
            <w:cnfStyle w:val="000010000000" w:firstRow="0" w:lastRow="0" w:firstColumn="0" w:lastColumn="0" w:oddVBand="1" w:evenVBand="0" w:oddHBand="0" w:evenHBand="0" w:firstRowFirstColumn="0" w:firstRowLastColumn="0" w:lastRowFirstColumn="0" w:lastRowLastColumn="0"/>
            <w:tcW w:w="1357" w:type="dxa"/>
            <w:tcBorders>
              <w:top w:val="single" w:color="auto" w:sz="4"/>
              <w:bottom w:val="single" w:color="auto" w:sz="4"/>
            </w:tcBorders>
            <w:tcMar/>
          </w:tcPr>
          <w:p w:rsidR="3F1F5300" w:rsidP="3F1F5300" w:rsidRDefault="3F1F5300" w14:paraId="52954207">
            <w:pPr>
              <w:pStyle w:val="Compact"/>
              <w:rPr>
                <w:sz w:val="20"/>
                <w:szCs w:val="20"/>
              </w:rPr>
            </w:pPr>
            <w:r w:rsidRPr="3F1F5300" w:rsidR="3F1F5300">
              <w:rPr>
                <w:sz w:val="20"/>
                <w:szCs w:val="20"/>
              </w:rPr>
              <w:t>well</w:t>
            </w:r>
          </w:p>
        </w:tc>
        <w:tc>
          <w:tcPr>
            <w:cnfStyle w:val="000001000000" w:firstRow="0" w:lastRow="0" w:firstColumn="0" w:lastColumn="0" w:oddVBand="0" w:evenVBand="1" w:oddHBand="0" w:evenHBand="0" w:firstRowFirstColumn="0" w:firstRowLastColumn="0" w:lastRowFirstColumn="0" w:lastRowLastColumn="0"/>
            <w:tcW w:w="1418" w:type="dxa"/>
            <w:tcBorders>
              <w:top w:val="single" w:color="auto" w:sz="4"/>
              <w:bottom w:val="single" w:color="auto" w:sz="4"/>
            </w:tcBorders>
            <w:tcMar/>
          </w:tcPr>
          <w:p w:rsidR="3F1F5300" w:rsidP="3F1F5300" w:rsidRDefault="3F1F5300" w14:paraId="19B12E59">
            <w:pPr>
              <w:pStyle w:val="Compact"/>
              <w:rPr>
                <w:sz w:val="20"/>
                <w:szCs w:val="20"/>
              </w:rPr>
            </w:pPr>
            <w:r w:rsidRPr="3F1F5300" w:rsidR="3F1F5300">
              <w:rPr>
                <w:sz w:val="20"/>
                <w:szCs w:val="20"/>
              </w:rPr>
              <w:t>entrepreneur</w:t>
            </w:r>
          </w:p>
        </w:tc>
        <w:tc>
          <w:tcPr>
            <w:cnfStyle w:val="000010000000" w:firstRow="0" w:lastRow="0" w:firstColumn="0" w:lastColumn="0" w:oddVBand="1" w:evenVBand="0" w:oddHBand="0" w:evenHBand="0" w:firstRowFirstColumn="0" w:firstRowLastColumn="0" w:lastRowFirstColumn="0" w:lastRowLastColumn="0"/>
            <w:tcW w:w="1291" w:type="dxa"/>
            <w:tcBorders>
              <w:top w:val="single" w:color="auto" w:sz="4"/>
              <w:bottom w:val="single" w:color="auto" w:sz="4"/>
            </w:tcBorders>
            <w:tcMar/>
          </w:tcPr>
          <w:p w:rsidR="3F1F5300" w:rsidP="3F1F5300" w:rsidRDefault="3F1F5300" w14:paraId="0E070BFA">
            <w:pPr>
              <w:pStyle w:val="Compact"/>
              <w:rPr>
                <w:sz w:val="20"/>
                <w:szCs w:val="20"/>
              </w:rPr>
            </w:pPr>
            <w:r w:rsidRPr="3F1F5300" w:rsidR="3F1F5300">
              <w:rPr>
                <w:sz w:val="20"/>
                <w:szCs w:val="20"/>
              </w:rPr>
              <w:t>important</w:t>
            </w:r>
          </w:p>
        </w:tc>
        <w:tc>
          <w:tcPr>
            <w:cnfStyle w:val="000001000000" w:firstRow="0" w:lastRow="0" w:firstColumn="0" w:lastColumn="0" w:oddVBand="0" w:evenVBand="1" w:oddHBand="0" w:evenHBand="0" w:firstRowFirstColumn="0" w:firstRowLastColumn="0" w:lastRowFirstColumn="0" w:lastRowLastColumn="0"/>
            <w:tcW w:w="1179" w:type="dxa"/>
            <w:tcBorders>
              <w:top w:val="single" w:color="auto" w:sz="4"/>
              <w:bottom w:val="single" w:color="auto" w:sz="4"/>
            </w:tcBorders>
            <w:tcMar/>
          </w:tcPr>
          <w:p w:rsidR="3F1F5300" w:rsidP="3F1F5300" w:rsidRDefault="3F1F5300" w14:paraId="2FBD8D54">
            <w:pPr>
              <w:pStyle w:val="Compact"/>
              <w:rPr>
                <w:sz w:val="20"/>
                <w:szCs w:val="20"/>
              </w:rPr>
            </w:pPr>
            <w:r w:rsidRPr="3F1F5300" w:rsidR="3F1F5300">
              <w:rPr>
                <w:sz w:val="20"/>
                <w:szCs w:val="20"/>
              </w:rPr>
              <w:t>question</w:t>
            </w:r>
          </w:p>
        </w:tc>
        <w:tc>
          <w:tcPr>
            <w:cnfStyle w:val="000010000000" w:firstRow="0" w:lastRow="0" w:firstColumn="0" w:lastColumn="0" w:oddVBand="1" w:evenVBand="0" w:oddHBand="0" w:evenHBand="0" w:firstRowFirstColumn="0" w:firstRowLastColumn="0" w:lastRowFirstColumn="0" w:lastRowLastColumn="0"/>
            <w:tcW w:w="1283" w:type="dxa"/>
            <w:tcBorders>
              <w:top w:val="single" w:color="auto" w:sz="4"/>
              <w:bottom w:val="single" w:color="auto" w:sz="4"/>
            </w:tcBorders>
            <w:tcMar/>
          </w:tcPr>
          <w:p w:rsidR="3F1F5300" w:rsidP="3F1F5300" w:rsidRDefault="3F1F5300" w14:paraId="42A6E242">
            <w:pPr>
              <w:pStyle w:val="Compact"/>
              <w:rPr>
                <w:sz w:val="20"/>
                <w:szCs w:val="20"/>
              </w:rPr>
            </w:pPr>
            <w:r w:rsidRPr="3F1F5300" w:rsidR="3F1F5300">
              <w:rPr>
                <w:sz w:val="20"/>
                <w:szCs w:val="20"/>
              </w:rPr>
              <w:t>child</w:t>
            </w:r>
          </w:p>
        </w:tc>
        <w:tc>
          <w:tcPr>
            <w:cnfStyle w:val="000001000000" w:firstRow="0" w:lastRow="0" w:firstColumn="0" w:lastColumn="0" w:oddVBand="0" w:evenVBand="1" w:oddHBand="0" w:evenHBand="0" w:firstRowFirstColumn="0" w:firstRowLastColumn="0" w:lastRowFirstColumn="0" w:lastRowLastColumn="0"/>
            <w:tcW w:w="1257" w:type="dxa"/>
            <w:tcBorders>
              <w:top w:val="single" w:color="auto" w:sz="4"/>
              <w:bottom w:val="single" w:color="auto" w:sz="4"/>
            </w:tcBorders>
            <w:tcMar/>
          </w:tcPr>
          <w:p w:rsidR="3F1F5300" w:rsidP="3F1F5300" w:rsidRDefault="3F1F5300" w14:paraId="3FB7390A">
            <w:pPr>
              <w:pStyle w:val="Compact"/>
              <w:rPr>
                <w:sz w:val="20"/>
                <w:szCs w:val="20"/>
              </w:rPr>
            </w:pPr>
            <w:r w:rsidRPr="3F1F5300" w:rsidR="3F1F5300">
              <w:rPr>
                <w:sz w:val="20"/>
                <w:szCs w:val="20"/>
              </w:rPr>
              <w:t>year</w:t>
            </w:r>
          </w:p>
        </w:tc>
        <w:tc>
          <w:tcPr>
            <w:cnfStyle w:val="000010000000" w:firstRow="0" w:lastRow="0" w:firstColumn="0" w:lastColumn="0" w:oddVBand="1" w:evenVBand="0" w:oddHBand="0" w:evenHBand="0" w:firstRowFirstColumn="0" w:firstRowLastColumn="0" w:lastRowFirstColumn="0" w:lastRowLastColumn="0"/>
            <w:tcW w:w="1138" w:type="dxa"/>
            <w:tcBorders>
              <w:top w:val="single" w:color="auto" w:sz="4"/>
              <w:bottom w:val="single" w:color="auto" w:sz="4"/>
            </w:tcBorders>
            <w:tcMar/>
          </w:tcPr>
          <w:p w:rsidR="3F1F5300" w:rsidP="3F1F5300" w:rsidRDefault="3F1F5300" w14:paraId="138CDFBB">
            <w:pPr>
              <w:pStyle w:val="Compact"/>
              <w:rPr>
                <w:sz w:val="20"/>
                <w:szCs w:val="20"/>
                <w:lang w:val="en-GB"/>
              </w:rPr>
            </w:pPr>
            <w:r w:rsidRPr="3F1F5300" w:rsidR="3F1F5300">
              <w:rPr>
                <w:sz w:val="20"/>
                <w:szCs w:val="20"/>
                <w:lang w:val="en-GB"/>
              </w:rPr>
              <w:t>nordic</w:t>
            </w:r>
          </w:p>
        </w:tc>
        <w:tc>
          <w:tcPr>
            <w:cnfStyle w:val="000001000000" w:firstRow="0" w:lastRow="0" w:firstColumn="0" w:lastColumn="0" w:oddVBand="0" w:evenVBand="1" w:oddHBand="0" w:evenHBand="0" w:firstRowFirstColumn="0" w:firstRowLastColumn="0" w:lastRowFirstColumn="0" w:lastRowLastColumn="0"/>
            <w:tcW w:w="1265" w:type="dxa"/>
            <w:tcBorders>
              <w:top w:val="single" w:color="auto" w:sz="4"/>
              <w:bottom w:val="single" w:color="auto" w:sz="4"/>
            </w:tcBorders>
            <w:tcMar/>
          </w:tcPr>
          <w:p w:rsidR="3F1F5300" w:rsidP="3F1F5300" w:rsidRDefault="3F1F5300" w14:paraId="0D180654">
            <w:pPr>
              <w:pStyle w:val="Compact"/>
              <w:rPr>
                <w:sz w:val="20"/>
                <w:szCs w:val="20"/>
              </w:rPr>
            </w:pPr>
            <w:r w:rsidRPr="3F1F5300" w:rsidR="3F1F5300">
              <w:rPr>
                <w:sz w:val="20"/>
                <w:szCs w:val="20"/>
              </w:rPr>
              <w:t>must</w:t>
            </w:r>
          </w:p>
        </w:tc>
      </w:tr>
      <w:tr w:rsidR="3F1F5300" w:rsidTr="3F1F5300" w14:paraId="698BB3E8">
        <w:trPr>
          <w:trHeight w:val="300"/>
        </w:trPr>
        <w:tc>
          <w:tcPr>
            <w:cnfStyle w:val="000010000000" w:firstRow="0" w:lastRow="0" w:firstColumn="0" w:lastColumn="0" w:oddVBand="1" w:evenVBand="0" w:oddHBand="0" w:evenHBand="0" w:firstRowFirstColumn="0" w:firstRowLastColumn="0" w:lastRowFirstColumn="0" w:lastRowLastColumn="0"/>
            <w:tcW w:w="1357" w:type="dxa"/>
            <w:tcBorders>
              <w:top w:val="single" w:color="auto" w:sz="4"/>
              <w:bottom w:val="single" w:color="auto" w:sz="4"/>
            </w:tcBorders>
            <w:tcMar/>
          </w:tcPr>
          <w:p w:rsidR="3F1F5300" w:rsidP="3F1F5300" w:rsidRDefault="3F1F5300" w14:paraId="73B77F7C">
            <w:pPr>
              <w:pStyle w:val="Compact"/>
              <w:rPr>
                <w:sz w:val="20"/>
                <w:szCs w:val="20"/>
              </w:rPr>
            </w:pPr>
            <w:r w:rsidRPr="3F1F5300" w:rsidR="3F1F5300">
              <w:rPr>
                <w:sz w:val="20"/>
                <w:szCs w:val="20"/>
              </w:rPr>
              <w:t>National Coalition</w:t>
            </w:r>
          </w:p>
        </w:tc>
        <w:tc>
          <w:tcPr>
            <w:cnfStyle w:val="000001000000" w:firstRow="0" w:lastRow="0" w:firstColumn="0" w:lastColumn="0" w:oddVBand="0" w:evenVBand="1" w:oddHBand="0" w:evenHBand="0" w:firstRowFirstColumn="0" w:firstRowLastColumn="0" w:lastRowFirstColumn="0" w:lastRowLastColumn="0"/>
            <w:tcW w:w="1418" w:type="dxa"/>
            <w:tcBorders>
              <w:top w:val="single" w:color="auto" w:sz="4"/>
              <w:bottom w:val="single" w:color="auto" w:sz="4"/>
            </w:tcBorders>
            <w:tcMar/>
          </w:tcPr>
          <w:p w:rsidR="3F1F5300" w:rsidP="3F1F5300" w:rsidRDefault="3F1F5300" w14:paraId="7A70BE21">
            <w:pPr>
              <w:pStyle w:val="Compact"/>
              <w:rPr>
                <w:sz w:val="20"/>
                <w:szCs w:val="20"/>
              </w:rPr>
            </w:pPr>
            <w:r w:rsidRPr="3F1F5300" w:rsidR="3F1F5300">
              <w:rPr>
                <w:sz w:val="20"/>
                <w:szCs w:val="20"/>
              </w:rPr>
              <w:t>Europe</w:t>
            </w:r>
          </w:p>
        </w:tc>
        <w:tc>
          <w:tcPr>
            <w:cnfStyle w:val="000010000000" w:firstRow="0" w:lastRow="0" w:firstColumn="0" w:lastColumn="0" w:oddVBand="1" w:evenVBand="0" w:oddHBand="0" w:evenHBand="0" w:firstRowFirstColumn="0" w:firstRowLastColumn="0" w:lastRowFirstColumn="0" w:lastRowLastColumn="0"/>
            <w:tcW w:w="1291" w:type="dxa"/>
            <w:tcBorders>
              <w:top w:val="single" w:color="auto" w:sz="4"/>
              <w:bottom w:val="single" w:color="auto" w:sz="4"/>
            </w:tcBorders>
            <w:tcMar/>
          </w:tcPr>
          <w:p w:rsidR="3F1F5300" w:rsidP="3F1F5300" w:rsidRDefault="3F1F5300" w14:paraId="00D56C84">
            <w:pPr>
              <w:pStyle w:val="Compact"/>
              <w:rPr>
                <w:sz w:val="20"/>
                <w:szCs w:val="20"/>
              </w:rPr>
            </w:pPr>
            <w:r w:rsidRPr="3F1F5300" w:rsidR="3F1F5300">
              <w:rPr>
                <w:sz w:val="20"/>
                <w:szCs w:val="20"/>
              </w:rPr>
              <w:t>different</w:t>
            </w:r>
          </w:p>
        </w:tc>
        <w:tc>
          <w:tcPr>
            <w:cnfStyle w:val="000001000000" w:firstRow="0" w:lastRow="0" w:firstColumn="0" w:lastColumn="0" w:oddVBand="0" w:evenVBand="1" w:oddHBand="0" w:evenHBand="0" w:firstRowFirstColumn="0" w:firstRowLastColumn="0" w:lastRowFirstColumn="0" w:lastRowLastColumn="0"/>
            <w:tcW w:w="1179" w:type="dxa"/>
            <w:tcBorders>
              <w:top w:val="single" w:color="auto" w:sz="4"/>
              <w:bottom w:val="single" w:color="auto" w:sz="4"/>
            </w:tcBorders>
            <w:tcMar/>
          </w:tcPr>
          <w:p w:rsidR="3F1F5300" w:rsidP="3F1F5300" w:rsidRDefault="3F1F5300" w14:paraId="3DC691CF">
            <w:pPr>
              <w:pStyle w:val="Compact"/>
              <w:rPr>
                <w:sz w:val="20"/>
                <w:szCs w:val="20"/>
              </w:rPr>
            </w:pPr>
            <w:r w:rsidRPr="3F1F5300" w:rsidR="3F1F5300">
              <w:rPr>
                <w:sz w:val="20"/>
                <w:szCs w:val="20"/>
              </w:rPr>
              <w:t>child</w:t>
            </w:r>
          </w:p>
        </w:tc>
        <w:tc>
          <w:tcPr>
            <w:cnfStyle w:val="000010000000" w:firstRow="0" w:lastRow="0" w:firstColumn="0" w:lastColumn="0" w:oddVBand="1" w:evenVBand="0" w:oddHBand="0" w:evenHBand="0" w:firstRowFirstColumn="0" w:firstRowLastColumn="0" w:lastRowFirstColumn="0" w:lastRowLastColumn="0"/>
            <w:tcW w:w="1283" w:type="dxa"/>
            <w:tcBorders>
              <w:top w:val="single" w:color="auto" w:sz="4"/>
              <w:bottom w:val="single" w:color="auto" w:sz="4"/>
            </w:tcBorders>
            <w:tcMar/>
          </w:tcPr>
          <w:p w:rsidR="3F1F5300" w:rsidP="3F1F5300" w:rsidRDefault="3F1F5300" w14:paraId="3E5054F7">
            <w:pPr>
              <w:pStyle w:val="Compact"/>
              <w:rPr>
                <w:sz w:val="20"/>
                <w:szCs w:val="20"/>
              </w:rPr>
            </w:pPr>
            <w:r w:rsidRPr="3F1F5300" w:rsidR="3F1F5300">
              <w:rPr>
                <w:sz w:val="20"/>
                <w:szCs w:val="20"/>
              </w:rPr>
              <w:t>most</w:t>
            </w:r>
          </w:p>
        </w:tc>
        <w:tc>
          <w:tcPr>
            <w:cnfStyle w:val="000001000000" w:firstRow="0" w:lastRow="0" w:firstColumn="0" w:lastColumn="0" w:oddVBand="0" w:evenVBand="1" w:oddHBand="0" w:evenHBand="0" w:firstRowFirstColumn="0" w:firstRowLastColumn="0" w:lastRowFirstColumn="0" w:lastRowLastColumn="0"/>
            <w:tcW w:w="1257" w:type="dxa"/>
            <w:tcBorders>
              <w:top w:val="single" w:color="auto" w:sz="4"/>
              <w:bottom w:val="single" w:color="auto" w:sz="4"/>
            </w:tcBorders>
            <w:tcMar/>
          </w:tcPr>
          <w:p w:rsidR="3F1F5300" w:rsidP="3F1F5300" w:rsidRDefault="3F1F5300" w14:paraId="0CF2D002">
            <w:pPr>
              <w:pStyle w:val="Compact"/>
              <w:rPr>
                <w:sz w:val="20"/>
                <w:szCs w:val="20"/>
              </w:rPr>
            </w:pPr>
            <w:r w:rsidRPr="3F1F5300" w:rsidR="3F1F5300">
              <w:rPr>
                <w:sz w:val="20"/>
                <w:szCs w:val="20"/>
              </w:rPr>
              <w:t>country</w:t>
            </w:r>
          </w:p>
        </w:tc>
        <w:tc>
          <w:tcPr>
            <w:cnfStyle w:val="000010000000" w:firstRow="0" w:lastRow="0" w:firstColumn="0" w:lastColumn="0" w:oddVBand="1" w:evenVBand="0" w:oddHBand="0" w:evenHBand="0" w:firstRowFirstColumn="0" w:firstRowLastColumn="0" w:lastRowFirstColumn="0" w:lastRowLastColumn="0"/>
            <w:tcW w:w="1138" w:type="dxa"/>
            <w:tcBorders>
              <w:top w:val="single" w:color="auto" w:sz="4"/>
              <w:bottom w:val="single" w:color="auto" w:sz="4"/>
            </w:tcBorders>
            <w:tcMar/>
          </w:tcPr>
          <w:p w:rsidR="3F1F5300" w:rsidP="3F1F5300" w:rsidRDefault="3F1F5300" w14:paraId="2A4C37F2">
            <w:pPr>
              <w:pStyle w:val="Compact"/>
              <w:rPr>
                <w:sz w:val="20"/>
                <w:szCs w:val="20"/>
              </w:rPr>
            </w:pPr>
            <w:r w:rsidRPr="3F1F5300" w:rsidR="3F1F5300">
              <w:rPr>
                <w:sz w:val="20"/>
                <w:szCs w:val="20"/>
              </w:rPr>
              <w:t>honoured</w:t>
            </w:r>
          </w:p>
        </w:tc>
        <w:tc>
          <w:tcPr>
            <w:cnfStyle w:val="000001000000" w:firstRow="0" w:lastRow="0" w:firstColumn="0" w:lastColumn="0" w:oddVBand="0" w:evenVBand="1" w:oddHBand="0" w:evenHBand="0" w:firstRowFirstColumn="0" w:firstRowLastColumn="0" w:lastRowFirstColumn="0" w:lastRowLastColumn="0"/>
            <w:tcW w:w="1265" w:type="dxa"/>
            <w:tcBorders>
              <w:top w:val="single" w:color="auto" w:sz="4"/>
              <w:bottom w:val="single" w:color="auto" w:sz="4"/>
            </w:tcBorders>
            <w:tcMar/>
          </w:tcPr>
          <w:p w:rsidR="3F1F5300" w:rsidP="3F1F5300" w:rsidRDefault="3F1F5300" w14:paraId="4BA86614">
            <w:pPr>
              <w:pStyle w:val="Compact"/>
              <w:rPr>
                <w:sz w:val="20"/>
                <w:szCs w:val="20"/>
              </w:rPr>
            </w:pPr>
            <w:r w:rsidRPr="3F1F5300" w:rsidR="3F1F5300">
              <w:rPr>
                <w:sz w:val="20"/>
                <w:szCs w:val="20"/>
              </w:rPr>
              <w:t>mind</w:t>
            </w:r>
          </w:p>
        </w:tc>
      </w:tr>
      <w:tr w:rsidR="3F1F5300" w:rsidTr="3F1F5300" w14:paraId="51F98340">
        <w:trPr>
          <w:trHeight w:val="300"/>
        </w:trPr>
        <w:tc>
          <w:tcPr>
            <w:cnfStyle w:val="000010000000" w:firstRow="0" w:lastRow="0" w:firstColumn="0" w:lastColumn="0" w:oddVBand="1" w:evenVBand="0" w:oddHBand="0" w:evenHBand="0" w:firstRowFirstColumn="0" w:firstRowLastColumn="0" w:lastRowFirstColumn="0" w:lastRowLastColumn="0"/>
            <w:tcW w:w="1357" w:type="dxa"/>
            <w:tcBorders>
              <w:top w:val="single" w:color="auto" w:sz="4"/>
              <w:bottom w:val="single" w:color="auto" w:sz="4"/>
            </w:tcBorders>
            <w:tcMar/>
          </w:tcPr>
          <w:p w:rsidR="3F1F5300" w:rsidP="3F1F5300" w:rsidRDefault="3F1F5300" w14:paraId="7FC88381">
            <w:pPr>
              <w:pStyle w:val="Compact"/>
              <w:rPr>
                <w:sz w:val="20"/>
                <w:szCs w:val="20"/>
              </w:rPr>
            </w:pPr>
            <w:r w:rsidRPr="3F1F5300" w:rsidR="3F1F5300">
              <w:rPr>
                <w:sz w:val="20"/>
                <w:szCs w:val="20"/>
              </w:rPr>
              <w:t>say</w:t>
            </w:r>
          </w:p>
        </w:tc>
        <w:tc>
          <w:tcPr>
            <w:cnfStyle w:val="000001000000" w:firstRow="0" w:lastRow="0" w:firstColumn="0" w:lastColumn="0" w:oddVBand="0" w:evenVBand="1" w:oddHBand="0" w:evenHBand="0" w:firstRowFirstColumn="0" w:firstRowLastColumn="0" w:lastRowFirstColumn="0" w:lastRowLastColumn="0"/>
            <w:tcW w:w="1418" w:type="dxa"/>
            <w:tcBorders>
              <w:top w:val="single" w:color="auto" w:sz="4"/>
              <w:bottom w:val="single" w:color="auto" w:sz="4"/>
            </w:tcBorders>
            <w:tcMar/>
          </w:tcPr>
          <w:p w:rsidR="3F1F5300" w:rsidP="3F1F5300" w:rsidRDefault="3F1F5300" w14:paraId="76D75CBE">
            <w:pPr>
              <w:pStyle w:val="Compact"/>
              <w:rPr>
                <w:sz w:val="20"/>
                <w:szCs w:val="20"/>
              </w:rPr>
            </w:pPr>
            <w:r w:rsidRPr="3F1F5300" w:rsidR="3F1F5300">
              <w:rPr>
                <w:sz w:val="20"/>
                <w:szCs w:val="20"/>
              </w:rPr>
              <w:t>issue</w:t>
            </w:r>
          </w:p>
        </w:tc>
        <w:tc>
          <w:tcPr>
            <w:cnfStyle w:val="000010000000" w:firstRow="0" w:lastRow="0" w:firstColumn="0" w:lastColumn="0" w:oddVBand="1" w:evenVBand="0" w:oddHBand="0" w:evenHBand="0" w:firstRowFirstColumn="0" w:firstRowLastColumn="0" w:lastRowFirstColumn="0" w:lastRowLastColumn="0"/>
            <w:tcW w:w="1291" w:type="dxa"/>
            <w:tcBorders>
              <w:top w:val="single" w:color="auto" w:sz="4"/>
              <w:bottom w:val="single" w:color="auto" w:sz="4"/>
            </w:tcBorders>
            <w:tcMar/>
          </w:tcPr>
          <w:p w:rsidR="3F1F5300" w:rsidP="3F1F5300" w:rsidRDefault="3F1F5300" w14:paraId="1610D7F0">
            <w:pPr>
              <w:pStyle w:val="Compact"/>
              <w:rPr>
                <w:sz w:val="20"/>
                <w:szCs w:val="20"/>
              </w:rPr>
            </w:pPr>
            <w:r w:rsidRPr="3F1F5300" w:rsidR="3F1F5300">
              <w:rPr>
                <w:sz w:val="20"/>
                <w:szCs w:val="20"/>
              </w:rPr>
              <w:t>want</w:t>
            </w:r>
          </w:p>
        </w:tc>
        <w:tc>
          <w:tcPr>
            <w:cnfStyle w:val="000001000000" w:firstRow="0" w:lastRow="0" w:firstColumn="0" w:lastColumn="0" w:oddVBand="0" w:evenVBand="1" w:oddHBand="0" w:evenHBand="0" w:firstRowFirstColumn="0" w:firstRowLastColumn="0" w:lastRowFirstColumn="0" w:lastRowLastColumn="0"/>
            <w:tcW w:w="1179" w:type="dxa"/>
            <w:tcBorders>
              <w:top w:val="single" w:color="auto" w:sz="4"/>
              <w:bottom w:val="single" w:color="auto" w:sz="4"/>
            </w:tcBorders>
            <w:tcMar/>
          </w:tcPr>
          <w:p w:rsidR="3F1F5300" w:rsidP="3F1F5300" w:rsidRDefault="3F1F5300" w14:paraId="163B7220">
            <w:pPr>
              <w:pStyle w:val="Compact"/>
              <w:rPr>
                <w:sz w:val="20"/>
                <w:szCs w:val="20"/>
              </w:rPr>
            </w:pPr>
            <w:r w:rsidRPr="3F1F5300" w:rsidR="3F1F5300">
              <w:rPr>
                <w:sz w:val="20"/>
                <w:szCs w:val="20"/>
              </w:rPr>
              <w:t>whole</w:t>
            </w:r>
          </w:p>
        </w:tc>
        <w:tc>
          <w:tcPr>
            <w:cnfStyle w:val="000010000000" w:firstRow="0" w:lastRow="0" w:firstColumn="0" w:lastColumn="0" w:oddVBand="1" w:evenVBand="0" w:oddHBand="0" w:evenHBand="0" w:firstRowFirstColumn="0" w:firstRowLastColumn="0" w:lastRowFirstColumn="0" w:lastRowLastColumn="0"/>
            <w:tcW w:w="1283" w:type="dxa"/>
            <w:tcBorders>
              <w:top w:val="single" w:color="auto" w:sz="4"/>
              <w:bottom w:val="single" w:color="auto" w:sz="4"/>
            </w:tcBorders>
            <w:tcMar/>
          </w:tcPr>
          <w:p w:rsidR="3F1F5300" w:rsidP="3F1F5300" w:rsidRDefault="3F1F5300" w14:paraId="34352BE8">
            <w:pPr>
              <w:pStyle w:val="Compact"/>
              <w:rPr>
                <w:sz w:val="20"/>
                <w:szCs w:val="20"/>
              </w:rPr>
            </w:pPr>
            <w:r w:rsidRPr="3F1F5300" w:rsidR="3F1F5300">
              <w:rPr>
                <w:sz w:val="20"/>
                <w:szCs w:val="20"/>
              </w:rPr>
              <w:t>work</w:t>
            </w:r>
          </w:p>
        </w:tc>
        <w:tc>
          <w:tcPr>
            <w:cnfStyle w:val="000001000000" w:firstRow="0" w:lastRow="0" w:firstColumn="0" w:lastColumn="0" w:oddVBand="0" w:evenVBand="1" w:oddHBand="0" w:evenHBand="0" w:firstRowFirstColumn="0" w:firstRowLastColumn="0" w:lastRowFirstColumn="0" w:lastRowLastColumn="0"/>
            <w:tcW w:w="1257" w:type="dxa"/>
            <w:tcBorders>
              <w:top w:val="single" w:color="auto" w:sz="4"/>
              <w:bottom w:val="single" w:color="auto" w:sz="4"/>
            </w:tcBorders>
            <w:tcMar/>
          </w:tcPr>
          <w:p w:rsidR="3F1F5300" w:rsidP="3F1F5300" w:rsidRDefault="3F1F5300" w14:paraId="20D4B6E9">
            <w:pPr>
              <w:pStyle w:val="Compact"/>
              <w:rPr>
                <w:sz w:val="20"/>
                <w:szCs w:val="20"/>
              </w:rPr>
            </w:pPr>
            <w:r w:rsidRPr="3F1F5300" w:rsidR="3F1F5300">
              <w:rPr>
                <w:sz w:val="20"/>
                <w:szCs w:val="20"/>
              </w:rPr>
              <w:t>Europe</w:t>
            </w:r>
          </w:p>
        </w:tc>
        <w:tc>
          <w:tcPr>
            <w:cnfStyle w:val="000010000000" w:firstRow="0" w:lastRow="0" w:firstColumn="0" w:lastColumn="0" w:oddVBand="1" w:evenVBand="0" w:oddHBand="0" w:evenHBand="0" w:firstRowFirstColumn="0" w:firstRowLastColumn="0" w:lastRowFirstColumn="0" w:lastRowLastColumn="0"/>
            <w:tcW w:w="1138" w:type="dxa"/>
            <w:tcBorders>
              <w:top w:val="single" w:color="auto" w:sz="4"/>
              <w:bottom w:val="single" w:color="auto" w:sz="4"/>
            </w:tcBorders>
            <w:tcMar/>
          </w:tcPr>
          <w:p w:rsidR="3F1F5300" w:rsidP="3F1F5300" w:rsidRDefault="3F1F5300" w14:paraId="71AB701E">
            <w:pPr>
              <w:pStyle w:val="Compact"/>
              <w:rPr>
                <w:sz w:val="20"/>
                <w:szCs w:val="20"/>
              </w:rPr>
            </w:pPr>
            <w:r w:rsidRPr="3F1F5300" w:rsidR="3F1F5300">
              <w:rPr>
                <w:sz w:val="20"/>
                <w:szCs w:val="20"/>
              </w:rPr>
              <w:t>good</w:t>
            </w:r>
          </w:p>
        </w:tc>
        <w:tc>
          <w:tcPr>
            <w:cnfStyle w:val="000001000000" w:firstRow="0" w:lastRow="0" w:firstColumn="0" w:lastColumn="0" w:oddVBand="0" w:evenVBand="1" w:oddHBand="0" w:evenHBand="0" w:firstRowFirstColumn="0" w:firstRowLastColumn="0" w:lastRowFirstColumn="0" w:lastRowLastColumn="0"/>
            <w:tcW w:w="1265" w:type="dxa"/>
            <w:tcBorders>
              <w:top w:val="single" w:color="auto" w:sz="4"/>
              <w:bottom w:val="single" w:color="auto" w:sz="4"/>
            </w:tcBorders>
            <w:tcMar/>
          </w:tcPr>
          <w:p w:rsidR="3F1F5300" w:rsidP="3F1F5300" w:rsidRDefault="3F1F5300" w14:paraId="11DFA5B8">
            <w:pPr>
              <w:pStyle w:val="Compact"/>
              <w:rPr>
                <w:sz w:val="20"/>
                <w:szCs w:val="20"/>
              </w:rPr>
            </w:pPr>
            <w:r w:rsidRPr="3F1F5300" w:rsidR="3F1F5300">
              <w:rPr>
                <w:sz w:val="20"/>
                <w:szCs w:val="20"/>
              </w:rPr>
              <w:t>suicide clinic</w:t>
            </w:r>
          </w:p>
        </w:tc>
      </w:tr>
      <w:tr w:rsidR="3F1F5300" w:rsidTr="3F1F5300" w14:paraId="7460F8A2">
        <w:trPr>
          <w:trHeight w:val="300"/>
        </w:trPr>
        <w:tc>
          <w:tcPr>
            <w:cnfStyle w:val="000010000000" w:firstRow="0" w:lastRow="0" w:firstColumn="0" w:lastColumn="0" w:oddVBand="1" w:evenVBand="0" w:oddHBand="0" w:evenHBand="0" w:firstRowFirstColumn="0" w:firstRowLastColumn="0" w:lastRowFirstColumn="0" w:lastRowLastColumn="0"/>
            <w:tcW w:w="1357" w:type="dxa"/>
            <w:tcBorders>
              <w:top w:val="single" w:color="auto" w:sz="4"/>
            </w:tcBorders>
            <w:tcMar/>
          </w:tcPr>
          <w:p w:rsidR="3F1F5300" w:rsidP="3F1F5300" w:rsidRDefault="3F1F5300" w14:paraId="2BFD0AF3">
            <w:pPr>
              <w:pStyle w:val="Compact"/>
              <w:rPr>
                <w:sz w:val="20"/>
                <w:szCs w:val="20"/>
              </w:rPr>
            </w:pPr>
            <w:r w:rsidRPr="3F1F5300" w:rsidR="3F1F5300">
              <w:rPr>
                <w:sz w:val="20"/>
                <w:szCs w:val="20"/>
              </w:rPr>
              <w:t>important</w:t>
            </w:r>
          </w:p>
        </w:tc>
        <w:tc>
          <w:tcPr>
            <w:cnfStyle w:val="000001000000" w:firstRow="0" w:lastRow="0" w:firstColumn="0" w:lastColumn="0" w:oddVBand="0" w:evenVBand="1" w:oddHBand="0" w:evenHBand="0" w:firstRowFirstColumn="0" w:firstRowLastColumn="0" w:lastRowFirstColumn="0" w:lastRowLastColumn="0"/>
            <w:tcW w:w="1418" w:type="dxa"/>
            <w:tcBorders>
              <w:top w:val="single" w:color="auto" w:sz="4"/>
            </w:tcBorders>
            <w:tcMar/>
          </w:tcPr>
          <w:p w:rsidR="3F1F5300" w:rsidP="3F1F5300" w:rsidRDefault="3F1F5300" w14:paraId="296B25C7">
            <w:pPr>
              <w:pStyle w:val="Compact"/>
              <w:rPr>
                <w:sz w:val="20"/>
                <w:szCs w:val="20"/>
              </w:rPr>
            </w:pPr>
            <w:r w:rsidRPr="3F1F5300" w:rsidR="3F1F5300">
              <w:rPr>
                <w:sz w:val="20"/>
                <w:szCs w:val="20"/>
              </w:rPr>
              <w:t>company</w:t>
            </w:r>
          </w:p>
        </w:tc>
        <w:tc>
          <w:tcPr>
            <w:cnfStyle w:val="000010000000" w:firstRow="0" w:lastRow="0" w:firstColumn="0" w:lastColumn="0" w:oddVBand="1" w:evenVBand="0" w:oddHBand="0" w:evenHBand="0" w:firstRowFirstColumn="0" w:firstRowLastColumn="0" w:lastRowFirstColumn="0" w:lastRowLastColumn="0"/>
            <w:tcW w:w="1291" w:type="dxa"/>
            <w:tcBorders>
              <w:top w:val="single" w:color="auto" w:sz="4"/>
            </w:tcBorders>
            <w:tcMar/>
          </w:tcPr>
          <w:p w:rsidR="3F1F5300" w:rsidP="3F1F5300" w:rsidRDefault="3F1F5300" w14:paraId="68DFFEC6">
            <w:pPr>
              <w:pStyle w:val="Compact"/>
              <w:rPr>
                <w:sz w:val="20"/>
                <w:szCs w:val="20"/>
              </w:rPr>
            </w:pPr>
            <w:r w:rsidRPr="3F1F5300" w:rsidR="3F1F5300">
              <w:rPr>
                <w:sz w:val="20"/>
                <w:szCs w:val="20"/>
              </w:rPr>
              <w:t>wood</w:t>
            </w:r>
          </w:p>
        </w:tc>
        <w:tc>
          <w:tcPr>
            <w:cnfStyle w:val="000001000000" w:firstRow="0" w:lastRow="0" w:firstColumn="0" w:lastColumn="0" w:oddVBand="0" w:evenVBand="1" w:oddHBand="0" w:evenHBand="0" w:firstRowFirstColumn="0" w:firstRowLastColumn="0" w:lastRowFirstColumn="0" w:lastRowLastColumn="0"/>
            <w:tcW w:w="1179" w:type="dxa"/>
            <w:tcBorders>
              <w:top w:val="single" w:color="auto" w:sz="4"/>
            </w:tcBorders>
            <w:tcMar/>
          </w:tcPr>
          <w:p w:rsidR="3F1F5300" w:rsidP="3F1F5300" w:rsidRDefault="3F1F5300" w14:paraId="7C555D86">
            <w:pPr>
              <w:pStyle w:val="Compact"/>
              <w:rPr>
                <w:sz w:val="20"/>
                <w:szCs w:val="20"/>
              </w:rPr>
            </w:pPr>
            <w:r w:rsidRPr="3F1F5300" w:rsidR="3F1F5300">
              <w:rPr>
                <w:sz w:val="20"/>
                <w:szCs w:val="20"/>
              </w:rPr>
              <w:t>right</w:t>
            </w:r>
          </w:p>
        </w:tc>
        <w:tc>
          <w:tcPr>
            <w:cnfStyle w:val="000010000000" w:firstRow="0" w:lastRow="0" w:firstColumn="0" w:lastColumn="0" w:oddVBand="1" w:evenVBand="0" w:oddHBand="0" w:evenHBand="0" w:firstRowFirstColumn="0" w:firstRowLastColumn="0" w:lastRowFirstColumn="0" w:lastRowLastColumn="0"/>
            <w:tcW w:w="1283" w:type="dxa"/>
            <w:tcBorders>
              <w:top w:val="single" w:color="auto" w:sz="4"/>
            </w:tcBorders>
            <w:tcMar/>
          </w:tcPr>
          <w:p w:rsidR="3F1F5300" w:rsidP="3F1F5300" w:rsidRDefault="3F1F5300" w14:paraId="1B143F52">
            <w:pPr>
              <w:pStyle w:val="Compact"/>
              <w:rPr>
                <w:sz w:val="20"/>
                <w:szCs w:val="20"/>
              </w:rPr>
            </w:pPr>
            <w:r w:rsidRPr="3F1F5300" w:rsidR="3F1F5300">
              <w:rPr>
                <w:sz w:val="20"/>
                <w:szCs w:val="20"/>
              </w:rPr>
              <w:t>euro</w:t>
            </w:r>
          </w:p>
        </w:tc>
        <w:tc>
          <w:tcPr>
            <w:cnfStyle w:val="000001000000" w:firstRow="0" w:lastRow="0" w:firstColumn="0" w:lastColumn="0" w:oddVBand="0" w:evenVBand="1" w:oddHBand="0" w:evenHBand="0" w:firstRowFirstColumn="0" w:firstRowLastColumn="0" w:lastRowFirstColumn="0" w:lastRowLastColumn="0"/>
            <w:tcW w:w="1257" w:type="dxa"/>
            <w:tcBorders>
              <w:top w:val="single" w:color="auto" w:sz="4"/>
            </w:tcBorders>
            <w:tcMar/>
          </w:tcPr>
          <w:p w:rsidR="3F1F5300" w:rsidP="3F1F5300" w:rsidRDefault="3F1F5300" w14:paraId="7D2FB00A">
            <w:pPr>
              <w:pStyle w:val="Compact"/>
              <w:rPr>
                <w:sz w:val="20"/>
                <w:szCs w:val="20"/>
              </w:rPr>
            </w:pPr>
            <w:r w:rsidRPr="3F1F5300" w:rsidR="3F1F5300">
              <w:rPr>
                <w:sz w:val="20"/>
                <w:szCs w:val="20"/>
              </w:rPr>
              <w:t>time</w:t>
            </w:r>
          </w:p>
        </w:tc>
        <w:tc>
          <w:tcPr>
            <w:cnfStyle w:val="000010000000" w:firstRow="0" w:lastRow="0" w:firstColumn="0" w:lastColumn="0" w:oddVBand="1" w:evenVBand="0" w:oddHBand="0" w:evenHBand="0" w:firstRowFirstColumn="0" w:firstRowLastColumn="0" w:lastRowFirstColumn="0" w:lastRowLastColumn="0"/>
            <w:tcW w:w="1138" w:type="dxa"/>
            <w:tcBorders>
              <w:top w:val="single" w:color="auto" w:sz="4"/>
            </w:tcBorders>
            <w:tcMar/>
          </w:tcPr>
          <w:p w:rsidR="3F1F5300" w:rsidP="3F1F5300" w:rsidRDefault="3F1F5300" w14:paraId="4B100403">
            <w:pPr>
              <w:pStyle w:val="Compact"/>
              <w:rPr>
                <w:sz w:val="20"/>
                <w:szCs w:val="20"/>
              </w:rPr>
            </w:pPr>
            <w:r w:rsidRPr="3F1F5300" w:rsidR="3F1F5300">
              <w:rPr>
                <w:sz w:val="20"/>
                <w:szCs w:val="20"/>
              </w:rPr>
              <w:t>court of appeal</w:t>
            </w:r>
          </w:p>
        </w:tc>
        <w:tc>
          <w:tcPr>
            <w:cnfStyle w:val="000001000000" w:firstRow="0" w:lastRow="0" w:firstColumn="0" w:lastColumn="0" w:oddVBand="0" w:evenVBand="1" w:oddHBand="0" w:evenHBand="0" w:firstRowFirstColumn="0" w:firstRowLastColumn="0" w:lastRowFirstColumn="0" w:lastRowLastColumn="0"/>
            <w:tcW w:w="1265" w:type="dxa"/>
            <w:tcBorders>
              <w:top w:val="single" w:color="auto" w:sz="4"/>
            </w:tcBorders>
            <w:tcMar/>
          </w:tcPr>
          <w:p w:rsidR="3F1F5300" w:rsidP="3F1F5300" w:rsidRDefault="3F1F5300" w14:paraId="33DC15CB">
            <w:pPr>
              <w:pStyle w:val="Compact"/>
              <w:rPr>
                <w:sz w:val="20"/>
                <w:szCs w:val="20"/>
              </w:rPr>
            </w:pPr>
            <w:r w:rsidRPr="3F1F5300" w:rsidR="3F1F5300">
              <w:rPr>
                <w:sz w:val="20"/>
                <w:szCs w:val="20"/>
              </w:rPr>
              <w:t>doctor</w:t>
            </w:r>
          </w:p>
        </w:tc>
      </w:tr>
    </w:tbl>
    <w:p w:rsidR="3F1F5300" w:rsidP="3F1F5300" w:rsidRDefault="3F1F5300" w14:paraId="1AC3E755" w14:textId="634A5B4E">
      <w:pPr>
        <w:pStyle w:val="BodyText"/>
        <w:jc w:val="both"/>
      </w:pPr>
    </w:p>
    <w:p w:rsidRPr="00B606DD" w:rsidR="007A50DC" w:rsidRDefault="00751FC0" w14:paraId="63C90E28" w14:textId="77777777">
      <w:pPr>
        <w:pStyle w:val="Heading2"/>
      </w:pPr>
      <w:bookmarkStart w:name="comparison-between-model-and-humans" w:id="20"/>
      <w:bookmarkEnd w:id="16"/>
      <w:r w:rsidRPr="00B606DD">
        <w:t>Comparison between model and humans</w:t>
      </w:r>
    </w:p>
    <w:p w:rsidRPr="00B606DD" w:rsidR="007A50DC" w:rsidP="00413CB2" w:rsidRDefault="00751FC0" w14:paraId="3330F0C5" w14:textId="5ADD670F">
      <w:pPr>
        <w:pStyle w:val="FirstParagraph"/>
        <w:jc w:val="both"/>
        <w:rPr>
          <w:del w:author="Otto Tarkka" w:date="2025-08-25T06:36:32.026Z" w16du:dateUtc="2025-08-25T06:36:32.026Z" w:id="750313208"/>
        </w:rPr>
      </w:pPr>
      <w:del w:author="Otto Tarkka" w:date="2025-08-20T08:07:49.651Z" w:id="2083012726">
        <w:r w:rsidDel="00751FC0">
          <w:delText>In comparison</w:delText>
        </w:r>
      </w:del>
      <w:ins w:author="Otto Tarkka" w:date="2025-08-20T08:07:59.157Z" w:id="1180310524">
        <w:r w:rsidR="3701A18A">
          <w:t xml:space="preserve">When comparing </w:t>
        </w:r>
      </w:ins>
      <w:ins w:author="Otto Tarkka" w:date="2025-08-20T08:08:12.698Z" w:id="1519059196">
        <w:r w:rsidR="3701A18A">
          <w:t>the questionnaire response</w:t>
        </w:r>
      </w:ins>
      <w:r w:rsidR="00751FC0">
        <w:rPr/>
        <w:t xml:space="preserve"> to model </w:t>
      </w:r>
      <w:ins w:author="Otto Tarkka" w:date="2025-08-20T08:08:18.797Z" w:id="969981565">
        <w:r w:rsidR="2C268E91">
          <w:t>predictions</w:t>
        </w:r>
      </w:ins>
      <w:del w:author="Otto Tarkka" w:date="2025-08-20T08:08:15.281Z" w:id="684863689">
        <w:r w:rsidDel="00751FC0">
          <w:delText>performance</w:delText>
        </w:r>
      </w:del>
      <w:r w:rsidR="00751FC0">
        <w:rPr/>
        <w:t xml:space="preserve">, </w:t>
      </w:r>
      <w:r w:rsidR="00751FC0">
        <w:rPr/>
        <w:t xml:space="preserve">Table </w:t>
      </w:r>
      <w:hyperlink w:anchor="Human_performance_matrix">
        <w:r w:rsidRPr="3F1F5300" w:rsidR="00413CB2">
          <w:rPr>
            <w:rStyle w:val="Hyperlink"/>
          </w:rPr>
          <w:t>5</w:t>
        </w:r>
      </w:hyperlink>
      <w:r w:rsidR="00751FC0">
        <w:rPr/>
        <w:t xml:space="preserve"> sho</w:t>
      </w:r>
      <w:r w:rsidR="00751FC0">
        <w:rPr/>
        <w:t xml:space="preserve">ws that the most common case is one in which the model made a correct prediction while humans responded incorrectly. The next common case is one in </w:t>
      </w:r>
      <w:r w:rsidR="00506110">
        <w:rPr/>
        <w:t>which</w:t>
      </w:r>
      <w:r w:rsidR="00751FC0">
        <w:rPr/>
        <w:t xml:space="preserve"> both were incorrect. Only 9% of the time are humans correct while the model makes an incorrect prediction. In this section, we analyse and compare the cue phrases chosen by the questionnaire respondents to the cue phrases </w:t>
      </w:r>
      <w:r w:rsidR="00751FC0">
        <w:rPr/>
        <w:t>indicated</w:t>
      </w:r>
      <w:r w:rsidR="00751FC0">
        <w:rPr/>
        <w:t xml:space="preserve"> by SHAP explanations. We do this through a close reading of the speeches in the questionnaire and illustrate the results with a selection of example speeches. The results show that while the model use</w:t>
      </w:r>
      <w:ins w:author="Otto Tarkka" w:date="2025-08-20T08:09:57.703Z" w:id="770260201">
        <w:r w:rsidR="6C201B09">
          <w:t>d</w:t>
        </w:r>
      </w:ins>
      <w:del w:author="Otto Tarkka" w:date="2025-08-20T08:09:57.484Z" w:id="663257749">
        <w:r w:rsidDel="00751FC0">
          <w:delText>s</w:delText>
        </w:r>
      </w:del>
      <w:r w:rsidR="00751FC0">
        <w:rPr/>
        <w:t xml:space="preserve"> both topical and rhetorical cues in its decision-making, the respondents rel</w:t>
      </w:r>
      <w:ins w:author="Otto Tarkka" w:date="2025-08-20T08:10:05.045Z" w:id="721941264">
        <w:r w:rsidR="49DCA01C">
          <w:t>ied</w:t>
        </w:r>
      </w:ins>
      <w:del w:author="Otto Tarkka" w:date="2025-08-20T08:10:03.93Z" w:id="149009123">
        <w:r w:rsidDel="00751FC0">
          <w:delText>y</w:delText>
        </w:r>
      </w:del>
      <w:r w:rsidR="00751FC0">
        <w:rPr/>
        <w:t xml:space="preserve"> more heavily on topical cues. In the examples below, the phrases in </w:t>
      </w:r>
      <w:r w:rsidRPr="3F1F5300" w:rsidR="00751FC0">
        <w:rPr>
          <w:b w:val="1"/>
          <w:bCs w:val="1"/>
        </w:rPr>
        <w:t>bold</w:t>
      </w:r>
      <w:r w:rsidR="00751FC0">
        <w:rPr/>
        <w:t xml:space="preserve"> are some of the most </w:t>
      </w:r>
      <w:r w:rsidR="00751FC0">
        <w:rPr/>
        <w:t>important features</w:t>
      </w:r>
      <w:r w:rsidR="00751FC0">
        <w:rPr/>
        <w:t xml:space="preserve"> for the model prediction as </w:t>
      </w:r>
      <w:r w:rsidR="00751FC0">
        <w:rPr/>
        <w:t>indicated</w:t>
      </w:r>
      <w:r w:rsidR="00751FC0">
        <w:rPr/>
        <w:t xml:space="preserve"> by the SHAP explanations.</w:t>
      </w:r>
    </w:p>
    <w:p w:rsidR="3F1F5300" w:rsidP="3F1F5300" w:rsidRDefault="3F1F5300" w14:paraId="1276F66C" w14:textId="00C1EB6A">
      <w:pPr>
        <w:pStyle w:val="BodyText"/>
      </w:pPr>
    </w:p>
    <w:p w:rsidR="3F1F5300" w:rsidP="3F1F5300" w:rsidRDefault="3F1F5300" w14:paraId="0B957A3B" w14:textId="272F48B7">
      <w:pPr>
        <w:pStyle w:val="BodyText"/>
      </w:pPr>
    </w:p>
    <w:p w:rsidRPr="00B606DD" w:rsidR="007A50DC" w:rsidP="00413CB2" w:rsidRDefault="00413CB2" w14:paraId="7791800B" w14:textId="46571AE3">
      <w:pPr>
        <w:pStyle w:val="Caption"/>
        <w:jc w:val="center"/>
      </w:pPr>
      <w:r w:rsidRPr="00B606DD">
        <w:t xml:space="preserve">Table </w:t>
      </w:r>
      <w:r w:rsidRPr="00B606DD">
        <w:fldChar w:fldCharType="begin"/>
      </w:r>
      <w:r w:rsidRPr="00B606DD">
        <w:instrText xml:space="preserve"> SEQ Table \* ARABIC </w:instrText>
      </w:r>
      <w:r w:rsidRPr="00B606DD">
        <w:fldChar w:fldCharType="separate"/>
      </w:r>
      <w:r w:rsidRPr="00B606DD">
        <w:t>5</w:t>
      </w:r>
      <w:r w:rsidRPr="00B606DD">
        <w:fldChar w:fldCharType="end"/>
      </w:r>
      <w:r w:rsidRPr="00B606DD">
        <w:t xml:space="preserve"> Human and model performance.</w:t>
      </w:r>
    </w:p>
    <w:tbl>
      <w:tblPr>
        <w:tblStyle w:val="Table"/>
        <w:tblW w:w="0" w:type="auto"/>
        <w:jc w:val="center"/>
        <w:tblBorders>
          <w:top w:val="none" w:color="000000" w:themeColor="text1" w:sz="12"/>
          <w:left w:val="none" w:color="000000" w:themeColor="text1" w:sz="12"/>
          <w:bottom w:val="none" w:color="000000" w:themeColor="text1" w:sz="12"/>
          <w:right w:val="none" w:color="000000" w:themeColor="text1" w:sz="12"/>
          <w:insideH w:val="single" w:color="000000" w:themeColor="text1" w:sz="12"/>
          <w:insideV w:val="single" w:color="000000" w:themeColor="text1" w:sz="12"/>
        </w:tblBorders>
        <w:tblLook w:val="0020" w:firstRow="1" w:lastRow="0" w:firstColumn="0" w:lastColumn="0" w:noHBand="0" w:noVBand="0"/>
      </w:tblPr>
      <w:tblGrid>
        <w:gridCol w:w="1954"/>
        <w:gridCol w:w="1644"/>
        <w:gridCol w:w="1844"/>
      </w:tblGrid>
      <w:tr w:rsidRPr="00B606DD" w:rsidR="007A50DC" w:rsidTr="3F1F5300" w14:paraId="4F572DDA"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0" w:type="auto"/>
            <w:tcMar/>
          </w:tcPr>
          <w:p w:rsidRPr="00B606DD" w:rsidR="007A50DC" w:rsidRDefault="007A50DC" w14:paraId="23EA14F8" w14:textId="77777777">
            <w:pPr>
              <w:pStyle w:val="Compact"/>
            </w:pPr>
          </w:p>
        </w:tc>
        <w:tc>
          <w:tcPr>
            <w:cnfStyle w:val="000001000000" w:firstRow="0" w:lastRow="0" w:firstColumn="0" w:lastColumn="0" w:oddVBand="0" w:evenVBand="1" w:oddHBand="0" w:evenHBand="0" w:firstRowFirstColumn="0" w:firstRowLastColumn="0" w:lastRowFirstColumn="0" w:lastRowLastColumn="0"/>
            <w:tcW w:w="0" w:type="auto"/>
            <w:tcMar/>
          </w:tcPr>
          <w:p w:rsidRPr="00B606DD" w:rsidR="007A50DC" w:rsidRDefault="00751FC0" w14:paraId="66332204" w14:textId="77777777">
            <w:pPr>
              <w:pStyle w:val="Compact"/>
              <w:jc w:val="center"/>
            </w:pPr>
            <w:proofErr w:type="gramStart"/>
            <w:r w:rsidRPr="00B606DD">
              <w:t>Model</w:t>
            </w:r>
            <w:proofErr w:type="gramEnd"/>
            <w:r w:rsidRPr="00B606DD">
              <w:t xml:space="preserve"> correct</w:t>
            </w:r>
          </w:p>
        </w:tc>
        <w:tc>
          <w:tcPr>
            <w:cnfStyle w:val="000010000000" w:firstRow="0" w:lastRow="0" w:firstColumn="0" w:lastColumn="0" w:oddVBand="1" w:evenVBand="0" w:oddHBand="0" w:evenHBand="0" w:firstRowFirstColumn="0" w:firstRowLastColumn="0" w:lastRowFirstColumn="0" w:lastRowLastColumn="0"/>
            <w:tcW w:w="0" w:type="auto"/>
            <w:tcMar/>
          </w:tcPr>
          <w:p w:rsidRPr="00B606DD" w:rsidR="007A50DC" w:rsidRDefault="00751FC0" w14:paraId="52ACEEEF" w14:textId="77777777">
            <w:pPr>
              <w:pStyle w:val="Compact"/>
              <w:jc w:val="center"/>
            </w:pPr>
            <w:r w:rsidRPr="00B606DD">
              <w:t>Model incorrect</w:t>
            </w:r>
          </w:p>
        </w:tc>
      </w:tr>
      <w:tr w:rsidRPr="00B606DD" w:rsidR="007A50DC" w:rsidTr="3F1F5300" w14:paraId="5D6E706E" w14:textId="77777777">
        <w:trPr/>
        <w:tc>
          <w:tcPr>
            <w:cnfStyle w:val="000010000000" w:firstRow="0" w:lastRow="0" w:firstColumn="0" w:lastColumn="0" w:oddVBand="1" w:evenVBand="0" w:oddHBand="0" w:evenHBand="0" w:firstRowFirstColumn="0" w:firstRowLastColumn="0" w:lastRowFirstColumn="0" w:lastRowLastColumn="0"/>
            <w:tcW w:w="0" w:type="auto"/>
            <w:tcMar/>
          </w:tcPr>
          <w:p w:rsidRPr="00B606DD" w:rsidR="007A50DC" w:rsidRDefault="00751FC0" w14:paraId="5E86D4AB" w14:textId="77777777">
            <w:pPr>
              <w:pStyle w:val="Compact"/>
              <w:jc w:val="center"/>
            </w:pPr>
            <w:r w:rsidRPr="00B606DD">
              <w:t>Human correct</w:t>
            </w:r>
          </w:p>
        </w:tc>
        <w:tc>
          <w:tcPr>
            <w:cnfStyle w:val="000001000000" w:firstRow="0" w:lastRow="0" w:firstColumn="0" w:lastColumn="0" w:oddVBand="0" w:evenVBand="1" w:oddHBand="0" w:evenHBand="0" w:firstRowFirstColumn="0" w:firstRowLastColumn="0" w:lastRowFirstColumn="0" w:lastRowLastColumn="0"/>
            <w:tcW w:w="0" w:type="auto"/>
            <w:tcMar/>
          </w:tcPr>
          <w:p w:rsidRPr="00B606DD" w:rsidR="007A50DC" w:rsidRDefault="00751FC0" w14:paraId="7599811B" w14:textId="77777777">
            <w:pPr>
              <w:pStyle w:val="Compact"/>
              <w:jc w:val="center"/>
            </w:pPr>
            <w:r w:rsidRPr="00B606DD">
              <w:t>458 / 21%</w:t>
            </w:r>
          </w:p>
        </w:tc>
        <w:tc>
          <w:tcPr>
            <w:cnfStyle w:val="000010000000" w:firstRow="0" w:lastRow="0" w:firstColumn="0" w:lastColumn="0" w:oddVBand="1" w:evenVBand="0" w:oddHBand="0" w:evenHBand="0" w:firstRowFirstColumn="0" w:firstRowLastColumn="0" w:lastRowFirstColumn="0" w:lastRowLastColumn="0"/>
            <w:tcW w:w="0" w:type="auto"/>
            <w:tcMar/>
          </w:tcPr>
          <w:p w:rsidRPr="00B606DD" w:rsidR="007A50DC" w:rsidRDefault="00751FC0" w14:paraId="1CFAD29C" w14:textId="77777777">
            <w:pPr>
              <w:pStyle w:val="Compact"/>
              <w:jc w:val="center"/>
            </w:pPr>
            <w:r w:rsidRPr="00B606DD">
              <w:t>191 / 9%</w:t>
            </w:r>
          </w:p>
        </w:tc>
      </w:tr>
      <w:tr w:rsidRPr="00B606DD" w:rsidR="007A50DC" w:rsidTr="3F1F5300" w14:paraId="08609BA1" w14:textId="77777777">
        <w:trPr>
          <w:trHeight w:val="300"/>
        </w:trPr>
        <w:tc>
          <w:tcPr>
            <w:cnfStyle w:val="000010000000" w:firstRow="0" w:lastRow="0" w:firstColumn="0" w:lastColumn="0" w:oddVBand="1" w:evenVBand="0" w:oddHBand="0" w:evenHBand="0" w:firstRowFirstColumn="0" w:firstRowLastColumn="0" w:lastRowFirstColumn="0" w:lastRowLastColumn="0"/>
            <w:tcW w:w="0" w:type="auto"/>
            <w:tcMar/>
          </w:tcPr>
          <w:p w:rsidRPr="00B606DD" w:rsidR="007A50DC" w:rsidRDefault="00751FC0" w14:paraId="70DC09EB" w14:textId="77777777">
            <w:pPr>
              <w:pStyle w:val="Compact"/>
              <w:jc w:val="center"/>
            </w:pPr>
            <w:r w:rsidRPr="00B606DD">
              <w:t>Human incorrect</w:t>
            </w:r>
          </w:p>
        </w:tc>
        <w:tc>
          <w:tcPr>
            <w:cnfStyle w:val="000001000000" w:firstRow="0" w:lastRow="0" w:firstColumn="0" w:lastColumn="0" w:oddVBand="0" w:evenVBand="1" w:oddHBand="0" w:evenHBand="0" w:firstRowFirstColumn="0" w:firstRowLastColumn="0" w:lastRowFirstColumn="0" w:lastRowLastColumn="0"/>
            <w:tcW w:w="0" w:type="auto"/>
            <w:tcMar/>
            <w:vAlign w:val="center"/>
          </w:tcPr>
          <w:p w:rsidRPr="00B606DD" w:rsidR="007A50DC" w:rsidRDefault="00751FC0" w14:paraId="44757408" w14:textId="6125822A">
            <w:pPr>
              <w:pStyle w:val="Compact"/>
              <w:jc w:val="center"/>
            </w:pPr>
            <w:r w:rsidR="00751FC0">
              <w:rPr/>
              <w:t>917 / 42%</w:t>
            </w:r>
          </w:p>
        </w:tc>
        <w:tc>
          <w:tcPr>
            <w:cnfStyle w:val="000010000000" w:firstRow="0" w:lastRow="0" w:firstColumn="0" w:lastColumn="0" w:oddVBand="1" w:evenVBand="0" w:oddHBand="0" w:evenHBand="0" w:firstRowFirstColumn="0" w:firstRowLastColumn="0" w:lastRowFirstColumn="0" w:lastRowLastColumn="0"/>
            <w:tcW w:w="0" w:type="auto"/>
            <w:tcMar/>
            <w:vAlign w:val="center"/>
          </w:tcPr>
          <w:p w:rsidRPr="00B606DD" w:rsidR="007A50DC" w:rsidRDefault="00751FC0" w14:paraId="68F133E4" w14:textId="77777777">
            <w:pPr>
              <w:pStyle w:val="Compact"/>
              <w:jc w:val="center"/>
            </w:pPr>
            <w:r w:rsidR="00751FC0">
              <w:rPr/>
              <w:t>624 / 28%</w:t>
            </w:r>
          </w:p>
        </w:tc>
      </w:tr>
    </w:tbl>
    <w:p w:rsidRPr="00B606DD" w:rsidR="007A50DC" w:rsidRDefault="007A50DC" w14:paraId="7D3F353E" w14:textId="77777777">
      <w:pPr>
        <w:pStyle w:val="BodyText"/>
      </w:pPr>
      <w:bookmarkStart w:name="Human_performance_matrix" w:id="21"/>
      <w:bookmarkEnd w:id="21"/>
    </w:p>
    <w:p w:rsidRPr="00B606DD" w:rsidR="007A50DC" w:rsidRDefault="00751FC0" w14:paraId="7CEA8FD8" w14:textId="77777777">
      <w:pPr>
        <w:pStyle w:val="Heading3"/>
      </w:pPr>
      <w:bookmarkStart w:name="different-cues-for-model-and-humans" w:id="22"/>
      <w:r w:rsidRPr="00B606DD">
        <w:t>Different cues for model and humans</w:t>
      </w:r>
    </w:p>
    <w:p w:rsidRPr="00B606DD" w:rsidR="007A50DC" w:rsidRDefault="00751FC0" w14:paraId="4D9D4947" w14:textId="32A3D185">
      <w:pPr>
        <w:numPr>
          <w:ilvl w:val="0"/>
          <w:numId w:val="2"/>
        </w:numPr>
      </w:pPr>
      <w:r w:rsidRPr="00B606DD">
        <w:rPr>
          <w:i/>
          <w:iCs/>
        </w:rPr>
        <w:t xml:space="preserve">"Ja </w:t>
      </w:r>
      <w:proofErr w:type="spellStart"/>
      <w:r w:rsidRPr="00B606DD">
        <w:rPr>
          <w:i/>
          <w:iCs/>
        </w:rPr>
        <w:t>niin</w:t>
      </w:r>
      <w:proofErr w:type="spellEnd"/>
      <w:r w:rsidRPr="00B606DD">
        <w:rPr>
          <w:i/>
          <w:iCs/>
        </w:rPr>
        <w:t xml:space="preserve"> </w:t>
      </w:r>
      <w:proofErr w:type="spellStart"/>
      <w:r w:rsidRPr="00B606DD">
        <w:rPr>
          <w:i/>
          <w:iCs/>
        </w:rPr>
        <w:t>kuin</w:t>
      </w:r>
      <w:proofErr w:type="spellEnd"/>
      <w:r w:rsidRPr="00B606DD">
        <w:rPr>
          <w:i/>
          <w:iCs/>
        </w:rPr>
        <w:t xml:space="preserve"> </w:t>
      </w:r>
      <w:proofErr w:type="spellStart"/>
      <w:r w:rsidRPr="00B606DD">
        <w:rPr>
          <w:i/>
          <w:iCs/>
        </w:rPr>
        <w:t>edustaja</w:t>
      </w:r>
      <w:proofErr w:type="spellEnd"/>
      <w:r w:rsidRPr="00B606DD">
        <w:rPr>
          <w:i/>
          <w:iCs/>
        </w:rPr>
        <w:t xml:space="preserve"> Koskinen </w:t>
      </w:r>
      <w:proofErr w:type="spellStart"/>
      <w:r w:rsidRPr="00B606DD">
        <w:rPr>
          <w:i/>
          <w:iCs/>
        </w:rPr>
        <w:t>tässä</w:t>
      </w:r>
      <w:proofErr w:type="spellEnd"/>
      <w:r w:rsidRPr="00B606DD">
        <w:rPr>
          <w:i/>
          <w:iCs/>
        </w:rPr>
        <w:t xml:space="preserve"> jo </w:t>
      </w:r>
      <w:proofErr w:type="spellStart"/>
      <w:r w:rsidRPr="00B606DD">
        <w:rPr>
          <w:i/>
          <w:iCs/>
        </w:rPr>
        <w:t>totesi</w:t>
      </w:r>
      <w:proofErr w:type="spellEnd"/>
      <w:r w:rsidRPr="00B606DD">
        <w:rPr>
          <w:i/>
          <w:iCs/>
        </w:rPr>
        <w:t xml:space="preserve">, </w:t>
      </w:r>
      <w:proofErr w:type="spellStart"/>
      <w:r w:rsidRPr="00B606DD">
        <w:rPr>
          <w:i/>
          <w:iCs/>
        </w:rPr>
        <w:t>niin</w:t>
      </w:r>
      <w:proofErr w:type="spellEnd"/>
      <w:r w:rsidRPr="00B606DD">
        <w:rPr>
          <w:i/>
          <w:iCs/>
        </w:rPr>
        <w:t xml:space="preserve"> </w:t>
      </w:r>
      <w:proofErr w:type="spellStart"/>
      <w:r w:rsidRPr="00B606DD">
        <w:rPr>
          <w:i/>
          <w:iCs/>
        </w:rPr>
        <w:t>mielestäni</w:t>
      </w:r>
      <w:proofErr w:type="spellEnd"/>
      <w:r w:rsidRPr="00B606DD">
        <w:rPr>
          <w:i/>
          <w:iCs/>
        </w:rPr>
        <w:t xml:space="preserve"> </w:t>
      </w:r>
      <w:proofErr w:type="spellStart"/>
      <w:r w:rsidRPr="00B606DD">
        <w:rPr>
          <w:i/>
          <w:iCs/>
        </w:rPr>
        <w:t>tänään</w:t>
      </w:r>
      <w:proofErr w:type="spellEnd"/>
      <w:r w:rsidRPr="00B606DD">
        <w:rPr>
          <w:i/>
          <w:iCs/>
        </w:rPr>
        <w:t xml:space="preserve"> </w:t>
      </w:r>
      <w:proofErr w:type="spellStart"/>
      <w:r w:rsidRPr="00B606DD">
        <w:rPr>
          <w:i/>
          <w:iCs/>
        </w:rPr>
        <w:t>täällä</w:t>
      </w:r>
      <w:proofErr w:type="spellEnd"/>
      <w:r w:rsidRPr="00B606DD">
        <w:rPr>
          <w:i/>
          <w:iCs/>
        </w:rPr>
        <w:t xml:space="preserve"> </w:t>
      </w:r>
      <w:proofErr w:type="spellStart"/>
      <w:r w:rsidRPr="00B606DD">
        <w:rPr>
          <w:i/>
          <w:iCs/>
        </w:rPr>
        <w:t>kuullut</w:t>
      </w:r>
      <w:proofErr w:type="spellEnd"/>
      <w:r w:rsidRPr="00B606DD">
        <w:rPr>
          <w:i/>
          <w:iCs/>
        </w:rPr>
        <w:t xml:space="preserve"> </w:t>
      </w:r>
      <w:proofErr w:type="spellStart"/>
      <w:r w:rsidRPr="00B606DD">
        <w:rPr>
          <w:b/>
          <w:bCs/>
          <w:i/>
          <w:iCs/>
        </w:rPr>
        <w:t>puheenvuorot</w:t>
      </w:r>
      <w:proofErr w:type="spellEnd"/>
      <w:r w:rsidRPr="00B606DD">
        <w:rPr>
          <w:b/>
          <w:bCs/>
          <w:i/>
          <w:iCs/>
        </w:rPr>
        <w:t xml:space="preserve"> </w:t>
      </w:r>
      <w:proofErr w:type="spellStart"/>
      <w:r w:rsidRPr="00B606DD">
        <w:rPr>
          <w:b/>
          <w:bCs/>
          <w:i/>
          <w:iCs/>
        </w:rPr>
        <w:t>esimerkiksi</w:t>
      </w:r>
      <w:proofErr w:type="spellEnd"/>
      <w:r w:rsidRPr="00B606DD">
        <w:rPr>
          <w:b/>
          <w:bCs/>
          <w:i/>
          <w:iCs/>
        </w:rPr>
        <w:t xml:space="preserve"> </w:t>
      </w:r>
      <w:proofErr w:type="spellStart"/>
      <w:r w:rsidRPr="00B606DD">
        <w:rPr>
          <w:b/>
          <w:bCs/>
          <w:i/>
          <w:iCs/>
        </w:rPr>
        <w:t>pääministerin</w:t>
      </w:r>
      <w:proofErr w:type="spellEnd"/>
      <w:r w:rsidRPr="00B606DD">
        <w:rPr>
          <w:b/>
          <w:bCs/>
          <w:i/>
          <w:iCs/>
        </w:rPr>
        <w:t xml:space="preserve"> </w:t>
      </w:r>
      <w:proofErr w:type="spellStart"/>
      <w:r w:rsidRPr="00B606DD">
        <w:rPr>
          <w:b/>
          <w:bCs/>
          <w:i/>
          <w:iCs/>
        </w:rPr>
        <w:t>toimesta</w:t>
      </w:r>
      <w:proofErr w:type="spellEnd"/>
      <w:r w:rsidRPr="00B606DD">
        <w:rPr>
          <w:b/>
          <w:bCs/>
          <w:i/>
          <w:iCs/>
        </w:rPr>
        <w:t xml:space="preserve"> vain </w:t>
      </w:r>
      <w:proofErr w:type="spellStart"/>
      <w:r w:rsidRPr="00B606DD">
        <w:rPr>
          <w:b/>
          <w:bCs/>
          <w:i/>
          <w:iCs/>
        </w:rPr>
        <w:t>ikään</w:t>
      </w:r>
      <w:proofErr w:type="spellEnd"/>
      <w:r w:rsidRPr="00B606DD">
        <w:rPr>
          <w:b/>
          <w:bCs/>
          <w:i/>
          <w:iCs/>
        </w:rPr>
        <w:t xml:space="preserve"> </w:t>
      </w:r>
      <w:proofErr w:type="spellStart"/>
      <w:r w:rsidRPr="00B606DD">
        <w:rPr>
          <w:b/>
          <w:bCs/>
          <w:i/>
          <w:iCs/>
        </w:rPr>
        <w:t>kuin</w:t>
      </w:r>
      <w:proofErr w:type="spellEnd"/>
      <w:r w:rsidRPr="00B606DD">
        <w:rPr>
          <w:i/>
          <w:iCs/>
        </w:rPr>
        <w:t xml:space="preserve"> </w:t>
      </w:r>
      <w:proofErr w:type="spellStart"/>
      <w:r w:rsidRPr="00B606DD">
        <w:rPr>
          <w:i/>
          <w:iCs/>
        </w:rPr>
        <w:t>haastoivat</w:t>
      </w:r>
      <w:proofErr w:type="spellEnd"/>
      <w:r w:rsidRPr="00B606DD">
        <w:rPr>
          <w:i/>
          <w:iCs/>
        </w:rPr>
        <w:t xml:space="preserve"> </w:t>
      </w:r>
      <w:proofErr w:type="spellStart"/>
      <w:r w:rsidRPr="00B606DD">
        <w:rPr>
          <w:i/>
          <w:iCs/>
        </w:rPr>
        <w:t>meitä</w:t>
      </w:r>
      <w:proofErr w:type="spellEnd"/>
      <w:r w:rsidRPr="00B606DD">
        <w:rPr>
          <w:i/>
          <w:iCs/>
        </w:rPr>
        <w:t xml:space="preserve"> </w:t>
      </w:r>
      <w:proofErr w:type="spellStart"/>
      <w:r w:rsidRPr="00B606DD">
        <w:rPr>
          <w:i/>
          <w:iCs/>
        </w:rPr>
        <w:t>kaikkia</w:t>
      </w:r>
      <w:proofErr w:type="spellEnd"/>
      <w:r w:rsidRPr="00B606DD">
        <w:rPr>
          <w:i/>
          <w:iCs/>
        </w:rPr>
        <w:t xml:space="preserve"> </w:t>
      </w:r>
      <w:proofErr w:type="spellStart"/>
      <w:r w:rsidRPr="00B606DD">
        <w:rPr>
          <w:i/>
          <w:iCs/>
        </w:rPr>
        <w:t>siihen</w:t>
      </w:r>
      <w:proofErr w:type="spellEnd"/>
      <w:r w:rsidRPr="00B606DD">
        <w:rPr>
          <w:i/>
          <w:iCs/>
        </w:rPr>
        <w:t xml:space="preserve"> </w:t>
      </w:r>
      <w:proofErr w:type="spellStart"/>
      <w:r w:rsidRPr="00B606DD">
        <w:rPr>
          <w:i/>
          <w:iCs/>
        </w:rPr>
        <w:t>keskusteluun</w:t>
      </w:r>
      <w:proofErr w:type="spellEnd"/>
      <w:r w:rsidRPr="00B606DD">
        <w:rPr>
          <w:i/>
          <w:iCs/>
        </w:rPr>
        <w:t xml:space="preserve"> […] [M]</w:t>
      </w:r>
      <w:proofErr w:type="spellStart"/>
      <w:r w:rsidRPr="00B606DD">
        <w:rPr>
          <w:i/>
          <w:iCs/>
        </w:rPr>
        <w:t>eidän</w:t>
      </w:r>
      <w:proofErr w:type="spellEnd"/>
      <w:r w:rsidRPr="00B606DD">
        <w:rPr>
          <w:i/>
          <w:iCs/>
        </w:rPr>
        <w:t xml:space="preserve"> on </w:t>
      </w:r>
      <w:proofErr w:type="spellStart"/>
      <w:r w:rsidRPr="00B606DD">
        <w:rPr>
          <w:i/>
          <w:iCs/>
        </w:rPr>
        <w:t>laitettava</w:t>
      </w:r>
      <w:proofErr w:type="spellEnd"/>
      <w:r w:rsidRPr="00B606DD">
        <w:rPr>
          <w:i/>
          <w:iCs/>
        </w:rPr>
        <w:t xml:space="preserve"> </w:t>
      </w:r>
      <w:proofErr w:type="spellStart"/>
      <w:r w:rsidRPr="00B606DD">
        <w:rPr>
          <w:i/>
          <w:iCs/>
        </w:rPr>
        <w:t>suitsia</w:t>
      </w:r>
      <w:proofErr w:type="spellEnd"/>
      <w:r w:rsidRPr="00B606DD">
        <w:rPr>
          <w:i/>
          <w:iCs/>
        </w:rPr>
        <w:t xml:space="preserve"> </w:t>
      </w:r>
      <w:proofErr w:type="spellStart"/>
      <w:r w:rsidRPr="00B606DD">
        <w:rPr>
          <w:i/>
          <w:iCs/>
        </w:rPr>
        <w:t>näille</w:t>
      </w:r>
      <w:proofErr w:type="spellEnd"/>
      <w:r w:rsidRPr="00B606DD">
        <w:rPr>
          <w:i/>
          <w:iCs/>
        </w:rPr>
        <w:t xml:space="preserve"> </w:t>
      </w:r>
      <w:proofErr w:type="spellStart"/>
      <w:r w:rsidRPr="00B606DD">
        <w:rPr>
          <w:i/>
          <w:iCs/>
        </w:rPr>
        <w:t>markkinavoimille</w:t>
      </w:r>
      <w:proofErr w:type="spellEnd"/>
      <w:r w:rsidRPr="00B606DD">
        <w:rPr>
          <w:i/>
          <w:iCs/>
        </w:rPr>
        <w:t xml:space="preserve">, </w:t>
      </w:r>
      <w:proofErr w:type="spellStart"/>
      <w:r w:rsidRPr="00B606DD">
        <w:rPr>
          <w:i/>
          <w:iCs/>
        </w:rPr>
        <w:t>jotta</w:t>
      </w:r>
      <w:proofErr w:type="spellEnd"/>
      <w:r w:rsidRPr="00B606DD">
        <w:rPr>
          <w:i/>
          <w:iCs/>
        </w:rPr>
        <w:t xml:space="preserve"> me </w:t>
      </w:r>
      <w:proofErr w:type="spellStart"/>
      <w:r w:rsidRPr="00B606DD">
        <w:rPr>
          <w:i/>
          <w:iCs/>
        </w:rPr>
        <w:t>saamme</w:t>
      </w:r>
      <w:proofErr w:type="spellEnd"/>
      <w:r w:rsidRPr="00B606DD">
        <w:rPr>
          <w:i/>
          <w:iCs/>
        </w:rPr>
        <w:t xml:space="preserve"> </w:t>
      </w:r>
      <w:proofErr w:type="spellStart"/>
      <w:r w:rsidRPr="00B606DD">
        <w:rPr>
          <w:i/>
          <w:iCs/>
        </w:rPr>
        <w:t>palautettua</w:t>
      </w:r>
      <w:proofErr w:type="spellEnd"/>
      <w:r w:rsidRPr="00B606DD">
        <w:rPr>
          <w:i/>
          <w:iCs/>
        </w:rPr>
        <w:t xml:space="preserve"> </w:t>
      </w:r>
      <w:proofErr w:type="spellStart"/>
      <w:r w:rsidRPr="00B606DD">
        <w:rPr>
          <w:i/>
          <w:iCs/>
        </w:rPr>
        <w:t>näihin</w:t>
      </w:r>
      <w:proofErr w:type="spellEnd"/>
      <w:r w:rsidRPr="00B606DD">
        <w:rPr>
          <w:i/>
          <w:iCs/>
        </w:rPr>
        <w:t xml:space="preserve"> </w:t>
      </w:r>
      <w:proofErr w:type="spellStart"/>
      <w:r w:rsidRPr="00B606DD">
        <w:rPr>
          <w:i/>
          <w:iCs/>
        </w:rPr>
        <w:t>järjestelmiin</w:t>
      </w:r>
      <w:proofErr w:type="spellEnd"/>
      <w:r w:rsidRPr="00B606DD">
        <w:rPr>
          <w:i/>
          <w:iCs/>
        </w:rPr>
        <w:t xml:space="preserve"> </w:t>
      </w:r>
      <w:proofErr w:type="spellStart"/>
      <w:r w:rsidRPr="00B606DD">
        <w:rPr>
          <w:i/>
          <w:iCs/>
        </w:rPr>
        <w:t>sitä</w:t>
      </w:r>
      <w:proofErr w:type="spellEnd"/>
      <w:r w:rsidRPr="00B606DD">
        <w:rPr>
          <w:i/>
          <w:iCs/>
        </w:rPr>
        <w:t xml:space="preserve"> </w:t>
      </w:r>
      <w:proofErr w:type="spellStart"/>
      <w:r w:rsidRPr="00B606DD">
        <w:rPr>
          <w:i/>
          <w:iCs/>
        </w:rPr>
        <w:t>kansanvaltaa</w:t>
      </w:r>
      <w:proofErr w:type="spellEnd"/>
      <w:r w:rsidRPr="00B606DD">
        <w:rPr>
          <w:i/>
          <w:iCs/>
        </w:rPr>
        <w:t xml:space="preserve">, </w:t>
      </w:r>
      <w:proofErr w:type="spellStart"/>
      <w:r w:rsidRPr="00B606DD">
        <w:rPr>
          <w:i/>
          <w:iCs/>
        </w:rPr>
        <w:t>joka</w:t>
      </w:r>
      <w:proofErr w:type="spellEnd"/>
      <w:r w:rsidRPr="00B606DD">
        <w:rPr>
          <w:i/>
          <w:iCs/>
        </w:rPr>
        <w:t xml:space="preserve"> </w:t>
      </w:r>
      <w:proofErr w:type="spellStart"/>
      <w:r w:rsidRPr="00B606DD">
        <w:rPr>
          <w:i/>
          <w:iCs/>
        </w:rPr>
        <w:t>tänne</w:t>
      </w:r>
      <w:proofErr w:type="spellEnd"/>
      <w:r w:rsidRPr="00B606DD">
        <w:rPr>
          <w:i/>
          <w:iCs/>
        </w:rPr>
        <w:t xml:space="preserve"> </w:t>
      </w:r>
      <w:proofErr w:type="spellStart"/>
      <w:r w:rsidRPr="00B606DD">
        <w:rPr>
          <w:i/>
          <w:iCs/>
        </w:rPr>
        <w:t>kuuluu</w:t>
      </w:r>
      <w:proofErr w:type="spellEnd"/>
      <w:r w:rsidRPr="00B606DD">
        <w:rPr>
          <w:i/>
          <w:iCs/>
        </w:rPr>
        <w:t xml:space="preserve">, </w:t>
      </w:r>
      <w:proofErr w:type="spellStart"/>
      <w:r w:rsidRPr="00B606DD">
        <w:rPr>
          <w:b/>
          <w:bCs/>
          <w:i/>
          <w:iCs/>
        </w:rPr>
        <w:t>näihin</w:t>
      </w:r>
      <w:proofErr w:type="spellEnd"/>
      <w:r w:rsidRPr="00B606DD">
        <w:rPr>
          <w:b/>
          <w:bCs/>
          <w:i/>
          <w:iCs/>
        </w:rPr>
        <w:t xml:space="preserve"> </w:t>
      </w:r>
      <w:proofErr w:type="spellStart"/>
      <w:r w:rsidRPr="00B606DD">
        <w:rPr>
          <w:b/>
          <w:bCs/>
          <w:i/>
          <w:iCs/>
        </w:rPr>
        <w:t>nimenomaisiin</w:t>
      </w:r>
      <w:proofErr w:type="spellEnd"/>
      <w:r w:rsidRPr="00B606DD">
        <w:rPr>
          <w:b/>
          <w:bCs/>
          <w:i/>
          <w:iCs/>
        </w:rPr>
        <w:t xml:space="preserve"> </w:t>
      </w:r>
      <w:proofErr w:type="spellStart"/>
      <w:r w:rsidRPr="00B606DD">
        <w:rPr>
          <w:b/>
          <w:bCs/>
          <w:i/>
          <w:iCs/>
        </w:rPr>
        <w:t>saleihin</w:t>
      </w:r>
      <w:proofErr w:type="spellEnd"/>
      <w:r w:rsidRPr="00B606DD">
        <w:rPr>
          <w:b/>
          <w:bCs/>
          <w:i/>
          <w:iCs/>
        </w:rPr>
        <w:t xml:space="preserve"> </w:t>
      </w:r>
      <w:proofErr w:type="spellStart"/>
      <w:r w:rsidRPr="00B606DD">
        <w:rPr>
          <w:b/>
          <w:bCs/>
          <w:i/>
          <w:iCs/>
        </w:rPr>
        <w:t>eri</w:t>
      </w:r>
      <w:proofErr w:type="spellEnd"/>
      <w:r w:rsidRPr="00B606DD">
        <w:rPr>
          <w:b/>
          <w:bCs/>
          <w:i/>
          <w:iCs/>
        </w:rPr>
        <w:t xml:space="preserve"> </w:t>
      </w:r>
      <w:proofErr w:type="spellStart"/>
      <w:r w:rsidRPr="00B606DD">
        <w:rPr>
          <w:b/>
          <w:bCs/>
          <w:i/>
          <w:iCs/>
        </w:rPr>
        <w:t>puolilla</w:t>
      </w:r>
      <w:proofErr w:type="spellEnd"/>
      <w:r w:rsidRPr="00B606DD">
        <w:rPr>
          <w:b/>
          <w:bCs/>
          <w:i/>
          <w:iCs/>
        </w:rPr>
        <w:t xml:space="preserve"> </w:t>
      </w:r>
      <w:proofErr w:type="spellStart"/>
      <w:r w:rsidRPr="00B606DD">
        <w:rPr>
          <w:b/>
          <w:bCs/>
          <w:i/>
          <w:iCs/>
        </w:rPr>
        <w:t>Eurooppaa</w:t>
      </w:r>
      <w:proofErr w:type="spellEnd"/>
      <w:r w:rsidRPr="00B606DD">
        <w:rPr>
          <w:b/>
          <w:bCs/>
          <w:i/>
          <w:iCs/>
        </w:rPr>
        <w:t>.</w:t>
      </w:r>
      <w:r w:rsidRPr="00B606DD">
        <w:rPr>
          <w:i/>
          <w:iCs/>
        </w:rPr>
        <w:t>"</w:t>
      </w:r>
      <w:r w:rsidRPr="00B606DD" w:rsidR="00B93464">
        <w:rPr>
          <w:i/>
          <w:iCs/>
        </w:rPr>
        <w:br/>
      </w:r>
      <w:r w:rsidRPr="00B606DD" w:rsidR="00B93464">
        <w:rPr>
          <w:i/>
          <w:iCs/>
        </w:rPr>
        <w:br/>
      </w:r>
      <w:r w:rsidRPr="00B606DD">
        <w:t xml:space="preserve">"And as MP Koskinen already stated, in my opinion, what we have heard here today, </w:t>
      </w:r>
      <w:r w:rsidRPr="00B606DD">
        <w:rPr>
          <w:b/>
          <w:bCs/>
        </w:rPr>
        <w:t>the speeches by for example the prime minister, as it were</w:t>
      </w:r>
      <w:r w:rsidRPr="00B606DD">
        <w:t xml:space="preserve">, challenged us to part-take in the discussion […] [W]e must start controlling these market forces so we can reintroduce democracy to these systems, </w:t>
      </w:r>
      <w:r w:rsidRPr="00B606DD">
        <w:rPr>
          <w:b/>
          <w:bCs/>
        </w:rPr>
        <w:t>these exact halls all around Europe.</w:t>
      </w:r>
      <w:r w:rsidRPr="00B606DD">
        <w:t>"</w:t>
      </w:r>
    </w:p>
    <w:p w:rsidRPr="00B606DD" w:rsidR="007A50DC" w:rsidP="3F1F5300" w:rsidRDefault="00751FC0" w14:paraId="261113B8" w14:textId="250E5035">
      <w:pPr>
        <w:pStyle w:val="FirstParagraph"/>
        <w:jc w:val="both"/>
        <w:rPr>
          <w:lang w:val="en-GB"/>
        </w:rPr>
      </w:pPr>
      <w:r w:rsidRPr="3F1F5300" w:rsidR="00751FC0">
        <w:rPr>
          <w:lang w:val="en-GB"/>
        </w:rPr>
        <w:t xml:space="preserve">In Example </w:t>
      </w:r>
      <w:r w:rsidRPr="3F1F5300" w:rsidR="00751FC0">
        <w:rPr>
          <w:color w:val="4F80BD"/>
          <w:lang w:val="en-GB"/>
        </w:rPr>
        <w:t>1</w:t>
      </w:r>
      <w:r w:rsidRPr="3F1F5300" w:rsidR="00751FC0">
        <w:rPr>
          <w:lang w:val="en-GB"/>
        </w:rPr>
        <w:t xml:space="preserve">, the speech from the Social Democrats was correctly predicted by the model mostly based on the phrases in bold. The first phrase, a rhetorical cue, is a </w:t>
      </w:r>
      <w:r w:rsidRPr="3F1F5300" w:rsidR="00751FC0">
        <w:rPr>
          <w:lang w:val="en-GB"/>
        </w:rPr>
        <w:t>rather mundane</w:t>
      </w:r>
      <w:r w:rsidRPr="3F1F5300" w:rsidR="00751FC0">
        <w:rPr>
          <w:lang w:val="en-GB"/>
        </w:rPr>
        <w:t xml:space="preserve"> phrase that, intuitively, could be spoken by any MP from any party and, indeed, was not </w:t>
      </w:r>
      <w:r w:rsidRPr="3F1F5300" w:rsidR="00751FC0">
        <w:rPr>
          <w:lang w:val="en-GB"/>
        </w:rPr>
        <w:t>indicated</w:t>
      </w:r>
      <w:r w:rsidRPr="3F1F5300" w:rsidR="00751FC0">
        <w:rPr>
          <w:lang w:val="en-GB"/>
        </w:rPr>
        <w:t xml:space="preserve"> to be a cue phrase by any of the questionnaire respondents. Yet, the model sees this as </w:t>
      </w:r>
      <w:r w:rsidRPr="3F1F5300" w:rsidR="00751FC0">
        <w:rPr>
          <w:lang w:val="en-GB"/>
        </w:rPr>
        <w:t>very informative</w:t>
      </w:r>
      <w:r w:rsidRPr="3F1F5300" w:rsidR="00751FC0">
        <w:rPr>
          <w:lang w:val="en-GB"/>
        </w:rPr>
        <w:t xml:space="preserve">. This could be due to the broader context, such as the mention of MP Koskinen, which could be three different people, two of whom are members of the SDP. The second phrase is more clearly linked </w:t>
      </w:r>
      <w:r w:rsidRPr="3F1F5300" w:rsidR="00751FC0">
        <w:rPr>
          <w:lang w:val="en-GB"/>
        </w:rPr>
        <w:t xml:space="preserve">to a coherent topic, namely Europe and the EU, and in context, more specifically to controlling market forces and strengthening democracy. It is curious, why this exact phrase at the end of the speech is so important in the model’s decision making, when the phrases before </w:t>
      </w:r>
      <w:r w:rsidRPr="3F1F5300" w:rsidR="00751FC0">
        <w:rPr>
          <w:lang w:val="en-GB"/>
        </w:rPr>
        <w:t>seem</w:t>
      </w:r>
      <w:r w:rsidRPr="3F1F5300" w:rsidR="00751FC0">
        <w:rPr>
          <w:lang w:val="en-GB"/>
        </w:rPr>
        <w:t xml:space="preserve"> </w:t>
      </w:r>
      <w:ins w:author="Otto Tarkka" w:date="2025-08-20T08:13:12.078Z" w:id="1134321830">
        <w:r w:rsidRPr="3F1F5300" w:rsidR="401895AA">
          <w:rPr>
            <w:lang w:val="en-GB"/>
          </w:rPr>
          <w:t xml:space="preserve">to be </w:t>
        </w:r>
      </w:ins>
      <w:r w:rsidRPr="3F1F5300" w:rsidR="00751FC0">
        <w:rPr>
          <w:lang w:val="en-GB"/>
        </w:rPr>
        <w:t xml:space="preserve">more informative, a claim supported by the respondents’ cue phrases. 12 of the 28 respondents who </w:t>
      </w:r>
      <w:r w:rsidRPr="3F1F5300" w:rsidR="00751FC0">
        <w:rPr>
          <w:lang w:val="en-GB"/>
        </w:rPr>
        <w:t>label</w:t>
      </w:r>
      <w:del w:author="Otto Tarkka" w:date="2025-08-20T13:10:18.382Z" w:id="1455364852">
        <w:r w:rsidRPr="3F1F5300" w:rsidDel="00751FC0">
          <w:rPr>
            <w:lang w:val="en-GB"/>
          </w:rPr>
          <w:delText>l</w:delText>
        </w:r>
      </w:del>
      <w:r w:rsidRPr="3F1F5300" w:rsidR="00751FC0">
        <w:rPr>
          <w:lang w:val="en-GB"/>
        </w:rPr>
        <w:t>ed this speech believed it was a Finns</w:t>
      </w:r>
      <w:r w:rsidRPr="3F1F5300" w:rsidR="00751FC0">
        <w:rPr>
          <w:lang w:val="en-GB"/>
        </w:rPr>
        <w:t xml:space="preserve"> speech, 7 guessed SDP correctly, 4 picked the Left Alliance and rest of the answers were scattered to other parties. </w:t>
      </w:r>
      <w:r w:rsidRPr="3F1F5300" w:rsidR="00751FC0">
        <w:rPr>
          <w:lang w:val="en-GB"/>
        </w:rPr>
        <w:t>Almost all</w:t>
      </w:r>
      <w:r w:rsidRPr="3F1F5300" w:rsidR="00751FC0">
        <w:rPr>
          <w:lang w:val="en-GB"/>
        </w:rPr>
        <w:t xml:space="preserve"> respondents chose the phrase “</w:t>
      </w:r>
      <w:r w:rsidRPr="3F1F5300" w:rsidR="00751FC0">
        <w:rPr>
          <w:lang w:val="en-GB"/>
        </w:rPr>
        <w:t>mihin</w:t>
      </w:r>
      <w:r w:rsidRPr="3F1F5300" w:rsidR="00751FC0">
        <w:rPr>
          <w:lang w:val="en-GB"/>
        </w:rPr>
        <w:t xml:space="preserve"> </w:t>
      </w:r>
      <w:r w:rsidRPr="3F1F5300" w:rsidR="00751FC0">
        <w:rPr>
          <w:lang w:val="en-GB"/>
        </w:rPr>
        <w:t>tämä</w:t>
      </w:r>
      <w:r w:rsidRPr="3F1F5300" w:rsidR="00751FC0">
        <w:rPr>
          <w:lang w:val="en-GB"/>
        </w:rPr>
        <w:t xml:space="preserve"> </w:t>
      </w:r>
      <w:r w:rsidRPr="3F1F5300" w:rsidR="00751FC0">
        <w:rPr>
          <w:lang w:val="en-GB"/>
        </w:rPr>
        <w:t>koko</w:t>
      </w:r>
      <w:r w:rsidRPr="3F1F5300" w:rsidR="00751FC0">
        <w:rPr>
          <w:lang w:val="en-GB"/>
        </w:rPr>
        <w:t xml:space="preserve"> </w:t>
      </w:r>
      <w:r w:rsidRPr="3F1F5300" w:rsidR="00751FC0">
        <w:rPr>
          <w:lang w:val="en-GB"/>
        </w:rPr>
        <w:t>unioni</w:t>
      </w:r>
      <w:r w:rsidRPr="3F1F5300" w:rsidR="00751FC0">
        <w:rPr>
          <w:lang w:val="en-GB"/>
        </w:rPr>
        <w:t xml:space="preserve">, </w:t>
      </w:r>
      <w:r w:rsidRPr="3F1F5300" w:rsidR="00751FC0">
        <w:rPr>
          <w:lang w:val="en-GB"/>
        </w:rPr>
        <w:t>mihin</w:t>
      </w:r>
      <w:r w:rsidRPr="3F1F5300" w:rsidR="00751FC0">
        <w:rPr>
          <w:lang w:val="en-GB"/>
        </w:rPr>
        <w:t xml:space="preserve"> euro on </w:t>
      </w:r>
      <w:r w:rsidRPr="3F1F5300" w:rsidR="00751FC0">
        <w:rPr>
          <w:lang w:val="en-GB"/>
        </w:rPr>
        <w:t>menossa</w:t>
      </w:r>
      <w:r w:rsidRPr="3F1F5300" w:rsidR="00751FC0">
        <w:rPr>
          <w:lang w:val="en-GB"/>
        </w:rPr>
        <w:t xml:space="preserve">” to be cue, regardless of the party they guessed. This </w:t>
      </w:r>
      <w:r w:rsidRPr="3F1F5300" w:rsidR="00751FC0">
        <w:rPr>
          <w:lang w:val="en-GB"/>
        </w:rPr>
        <w:t>indicates</w:t>
      </w:r>
      <w:r w:rsidRPr="3F1F5300" w:rsidR="00751FC0">
        <w:rPr>
          <w:lang w:val="en-GB"/>
        </w:rPr>
        <w:t xml:space="preserve"> that the respondents </w:t>
      </w:r>
      <w:r w:rsidRPr="3F1F5300" w:rsidR="00751FC0">
        <w:rPr>
          <w:lang w:val="en-GB"/>
        </w:rPr>
        <w:t>identified</w:t>
      </w:r>
      <w:r w:rsidRPr="3F1F5300" w:rsidR="00751FC0">
        <w:rPr>
          <w:lang w:val="en-GB"/>
        </w:rPr>
        <w:t xml:space="preserve"> this phrase to be political but, at least here, devoid of extra-linguistic context, could not connect it to a coherent political ideology and party. In sum, this example illustrates how the model can base its predictions on features that humans mostly </w:t>
      </w:r>
      <w:r w:rsidRPr="3F1F5300" w:rsidR="00506110">
        <w:rPr>
          <w:lang w:val="en-GB"/>
        </w:rPr>
        <w:t>ignore,</w:t>
      </w:r>
      <w:r w:rsidRPr="3F1F5300" w:rsidR="00751FC0">
        <w:rPr>
          <w:lang w:val="en-GB"/>
        </w:rPr>
        <w:t xml:space="preserve"> and, in most cases, this makes it perform better. Additionally, it shows an example of many respondents choosing the same cue but being unable to accurately </w:t>
      </w:r>
      <w:r w:rsidRPr="3F1F5300" w:rsidR="00751FC0">
        <w:rPr>
          <w:lang w:val="en-GB"/>
        </w:rPr>
        <w:t>identify</w:t>
      </w:r>
      <w:r w:rsidRPr="3F1F5300" w:rsidR="00751FC0">
        <w:rPr>
          <w:lang w:val="en-GB"/>
        </w:rPr>
        <w:t xml:space="preserve"> what it signifies.</w:t>
      </w:r>
    </w:p>
    <w:p w:rsidRPr="00B606DD" w:rsidR="007A50DC" w:rsidRDefault="00751FC0" w14:paraId="782E3509" w14:textId="1C49A848">
      <w:pPr>
        <w:numPr>
          <w:ilvl w:val="0"/>
          <w:numId w:val="3"/>
        </w:numPr>
      </w:pPr>
      <w:r w:rsidRPr="00B606DD">
        <w:rPr>
          <w:i/>
          <w:iCs/>
        </w:rPr>
        <w:t>"</w:t>
      </w:r>
      <w:proofErr w:type="spellStart"/>
      <w:r w:rsidRPr="00B606DD">
        <w:rPr>
          <w:i/>
          <w:iCs/>
        </w:rPr>
        <w:t>Tällä</w:t>
      </w:r>
      <w:proofErr w:type="spellEnd"/>
      <w:r w:rsidRPr="00B606DD">
        <w:rPr>
          <w:i/>
          <w:iCs/>
        </w:rPr>
        <w:t xml:space="preserve"> </w:t>
      </w:r>
      <w:proofErr w:type="spellStart"/>
      <w:r w:rsidRPr="00B606DD">
        <w:rPr>
          <w:i/>
          <w:iCs/>
        </w:rPr>
        <w:t>tavallahan</w:t>
      </w:r>
      <w:proofErr w:type="spellEnd"/>
      <w:r w:rsidRPr="00B606DD">
        <w:rPr>
          <w:i/>
          <w:iCs/>
        </w:rPr>
        <w:t xml:space="preserve"> </w:t>
      </w:r>
      <w:proofErr w:type="spellStart"/>
      <w:r w:rsidRPr="00B606DD">
        <w:rPr>
          <w:i/>
          <w:iCs/>
        </w:rPr>
        <w:t>tietenkään</w:t>
      </w:r>
      <w:proofErr w:type="spellEnd"/>
      <w:r w:rsidRPr="00B606DD">
        <w:rPr>
          <w:i/>
          <w:iCs/>
        </w:rPr>
        <w:t xml:space="preserve"> </w:t>
      </w:r>
      <w:proofErr w:type="spellStart"/>
      <w:r w:rsidRPr="00B606DD">
        <w:rPr>
          <w:i/>
          <w:iCs/>
        </w:rPr>
        <w:t>tilanne</w:t>
      </w:r>
      <w:proofErr w:type="spellEnd"/>
      <w:r w:rsidRPr="00B606DD">
        <w:rPr>
          <w:i/>
          <w:iCs/>
        </w:rPr>
        <w:t xml:space="preserve"> </w:t>
      </w:r>
      <w:proofErr w:type="spellStart"/>
      <w:r w:rsidRPr="00B606DD">
        <w:rPr>
          <w:i/>
          <w:iCs/>
        </w:rPr>
        <w:t>ei</w:t>
      </w:r>
      <w:proofErr w:type="spellEnd"/>
      <w:r w:rsidRPr="00B606DD">
        <w:rPr>
          <w:i/>
          <w:iCs/>
        </w:rPr>
        <w:t xml:space="preserve"> </w:t>
      </w:r>
      <w:proofErr w:type="spellStart"/>
      <w:r w:rsidRPr="00B606DD">
        <w:rPr>
          <w:i/>
          <w:iCs/>
        </w:rPr>
        <w:t>voi</w:t>
      </w:r>
      <w:proofErr w:type="spellEnd"/>
      <w:r w:rsidRPr="00B606DD">
        <w:rPr>
          <w:i/>
          <w:iCs/>
        </w:rPr>
        <w:t xml:space="preserve"> </w:t>
      </w:r>
      <w:proofErr w:type="spellStart"/>
      <w:r w:rsidRPr="00B606DD">
        <w:rPr>
          <w:i/>
          <w:iCs/>
        </w:rPr>
        <w:t>pidemmän</w:t>
      </w:r>
      <w:proofErr w:type="spellEnd"/>
      <w:r w:rsidRPr="00B606DD">
        <w:rPr>
          <w:i/>
          <w:iCs/>
        </w:rPr>
        <w:t xml:space="preserve"> </w:t>
      </w:r>
      <w:proofErr w:type="spellStart"/>
      <w:r w:rsidRPr="00B606DD">
        <w:rPr>
          <w:i/>
          <w:iCs/>
        </w:rPr>
        <w:t>päälle</w:t>
      </w:r>
      <w:proofErr w:type="spellEnd"/>
      <w:r w:rsidRPr="00B606DD">
        <w:rPr>
          <w:i/>
          <w:iCs/>
        </w:rPr>
        <w:t xml:space="preserve"> </w:t>
      </w:r>
      <w:proofErr w:type="spellStart"/>
      <w:r w:rsidRPr="00B606DD">
        <w:rPr>
          <w:i/>
          <w:iCs/>
        </w:rPr>
        <w:t>toimia</w:t>
      </w:r>
      <w:proofErr w:type="spellEnd"/>
      <w:r w:rsidRPr="00B606DD">
        <w:rPr>
          <w:i/>
          <w:iCs/>
        </w:rPr>
        <w:t xml:space="preserve">, </w:t>
      </w:r>
      <w:proofErr w:type="spellStart"/>
      <w:r w:rsidRPr="00B606DD">
        <w:rPr>
          <w:i/>
          <w:iCs/>
        </w:rPr>
        <w:t>ja</w:t>
      </w:r>
      <w:proofErr w:type="spellEnd"/>
      <w:r w:rsidRPr="00B606DD">
        <w:rPr>
          <w:i/>
          <w:iCs/>
        </w:rPr>
        <w:t xml:space="preserve"> </w:t>
      </w:r>
      <w:proofErr w:type="spellStart"/>
      <w:r w:rsidRPr="00B606DD">
        <w:rPr>
          <w:i/>
          <w:iCs/>
        </w:rPr>
        <w:t>mielestäni</w:t>
      </w:r>
      <w:proofErr w:type="spellEnd"/>
      <w:r w:rsidRPr="00B606DD">
        <w:rPr>
          <w:i/>
          <w:iCs/>
        </w:rPr>
        <w:t xml:space="preserve"> </w:t>
      </w:r>
      <w:proofErr w:type="spellStart"/>
      <w:r w:rsidRPr="00B606DD">
        <w:rPr>
          <w:i/>
          <w:iCs/>
        </w:rPr>
        <w:t>valiokunta</w:t>
      </w:r>
      <w:proofErr w:type="spellEnd"/>
      <w:r w:rsidRPr="00B606DD">
        <w:rPr>
          <w:i/>
          <w:iCs/>
        </w:rPr>
        <w:t xml:space="preserve"> </w:t>
      </w:r>
      <w:proofErr w:type="spellStart"/>
      <w:r w:rsidRPr="00B606DD">
        <w:rPr>
          <w:i/>
          <w:iCs/>
        </w:rPr>
        <w:t>toteaa</w:t>
      </w:r>
      <w:proofErr w:type="spellEnd"/>
      <w:r w:rsidRPr="00B606DD">
        <w:rPr>
          <w:i/>
          <w:iCs/>
        </w:rPr>
        <w:t xml:space="preserve"> </w:t>
      </w:r>
      <w:proofErr w:type="spellStart"/>
      <w:r w:rsidRPr="00B606DD">
        <w:rPr>
          <w:i/>
          <w:iCs/>
        </w:rPr>
        <w:t>aivan</w:t>
      </w:r>
      <w:proofErr w:type="spellEnd"/>
      <w:r w:rsidRPr="00B606DD">
        <w:rPr>
          <w:i/>
          <w:iCs/>
        </w:rPr>
        <w:t xml:space="preserve"> </w:t>
      </w:r>
      <w:proofErr w:type="spellStart"/>
      <w:r w:rsidRPr="00B606DD">
        <w:rPr>
          <w:i/>
          <w:iCs/>
        </w:rPr>
        <w:t>oikein</w:t>
      </w:r>
      <w:proofErr w:type="spellEnd"/>
      <w:r w:rsidRPr="00B606DD">
        <w:rPr>
          <w:i/>
          <w:iCs/>
        </w:rPr>
        <w:t xml:space="preserve">, </w:t>
      </w:r>
      <w:proofErr w:type="spellStart"/>
      <w:r w:rsidRPr="00B606DD">
        <w:rPr>
          <w:i/>
          <w:iCs/>
        </w:rPr>
        <w:t>että</w:t>
      </w:r>
      <w:proofErr w:type="spellEnd"/>
      <w:r w:rsidRPr="00B606DD">
        <w:rPr>
          <w:i/>
          <w:iCs/>
        </w:rPr>
        <w:t xml:space="preserve"> 2013—2015 </w:t>
      </w:r>
      <w:proofErr w:type="spellStart"/>
      <w:r w:rsidRPr="00B606DD">
        <w:rPr>
          <w:i/>
          <w:iCs/>
        </w:rPr>
        <w:t>valtiontalouden</w:t>
      </w:r>
      <w:proofErr w:type="spellEnd"/>
      <w:r w:rsidRPr="00B606DD">
        <w:rPr>
          <w:i/>
          <w:iCs/>
        </w:rPr>
        <w:t xml:space="preserve"> </w:t>
      </w:r>
      <w:proofErr w:type="spellStart"/>
      <w:r w:rsidRPr="00B606DD">
        <w:rPr>
          <w:b/>
          <w:bCs/>
          <w:i/>
          <w:iCs/>
        </w:rPr>
        <w:t>kehyksiä</w:t>
      </w:r>
      <w:proofErr w:type="spellEnd"/>
      <w:r w:rsidRPr="00B606DD">
        <w:rPr>
          <w:b/>
          <w:bCs/>
          <w:i/>
          <w:iCs/>
        </w:rPr>
        <w:t xml:space="preserve"> </w:t>
      </w:r>
      <w:proofErr w:type="spellStart"/>
      <w:r w:rsidRPr="00B606DD">
        <w:rPr>
          <w:b/>
          <w:bCs/>
          <w:i/>
          <w:iCs/>
        </w:rPr>
        <w:t>tältä</w:t>
      </w:r>
      <w:proofErr w:type="spellEnd"/>
      <w:r w:rsidRPr="00B606DD">
        <w:rPr>
          <w:b/>
          <w:bCs/>
          <w:i/>
          <w:iCs/>
        </w:rPr>
        <w:t xml:space="preserve"> </w:t>
      </w:r>
      <w:proofErr w:type="spellStart"/>
      <w:r w:rsidRPr="00B606DD">
        <w:rPr>
          <w:b/>
          <w:bCs/>
          <w:i/>
          <w:iCs/>
        </w:rPr>
        <w:t>osin</w:t>
      </w:r>
      <w:proofErr w:type="spellEnd"/>
      <w:r w:rsidRPr="00B606DD">
        <w:rPr>
          <w:i/>
          <w:iCs/>
        </w:rPr>
        <w:t xml:space="preserve"> </w:t>
      </w:r>
      <w:proofErr w:type="spellStart"/>
      <w:r w:rsidRPr="00B606DD">
        <w:rPr>
          <w:i/>
          <w:iCs/>
        </w:rPr>
        <w:t>tarkastellaan</w:t>
      </w:r>
      <w:proofErr w:type="spellEnd"/>
      <w:r w:rsidRPr="00B606DD">
        <w:rPr>
          <w:i/>
          <w:iCs/>
        </w:rPr>
        <w:t xml:space="preserve"> </w:t>
      </w:r>
      <w:proofErr w:type="spellStart"/>
      <w:r w:rsidRPr="00B606DD">
        <w:rPr>
          <w:i/>
          <w:iCs/>
        </w:rPr>
        <w:t>uudelleen</w:t>
      </w:r>
      <w:proofErr w:type="spellEnd"/>
      <w:r w:rsidRPr="00B606DD">
        <w:rPr>
          <w:i/>
          <w:iCs/>
        </w:rPr>
        <w:t xml:space="preserve">. [...] </w:t>
      </w:r>
      <w:proofErr w:type="spellStart"/>
      <w:r w:rsidRPr="00B606DD">
        <w:rPr>
          <w:i/>
          <w:iCs/>
        </w:rPr>
        <w:t>Nykyiset</w:t>
      </w:r>
      <w:proofErr w:type="spellEnd"/>
      <w:r w:rsidRPr="00B606DD">
        <w:rPr>
          <w:i/>
          <w:iCs/>
        </w:rPr>
        <w:t xml:space="preserve"> raja-</w:t>
      </w:r>
      <w:proofErr w:type="spellStart"/>
      <w:r w:rsidRPr="00B606DD">
        <w:rPr>
          <w:i/>
          <w:iCs/>
        </w:rPr>
        <w:t>asemien</w:t>
      </w:r>
      <w:proofErr w:type="spellEnd"/>
      <w:r w:rsidRPr="00B606DD">
        <w:rPr>
          <w:i/>
          <w:iCs/>
        </w:rPr>
        <w:t xml:space="preserve"> </w:t>
      </w:r>
      <w:proofErr w:type="spellStart"/>
      <w:r w:rsidRPr="00B606DD">
        <w:rPr>
          <w:i/>
          <w:iCs/>
        </w:rPr>
        <w:t>tilat</w:t>
      </w:r>
      <w:proofErr w:type="spellEnd"/>
      <w:r w:rsidRPr="00B606DD">
        <w:rPr>
          <w:i/>
          <w:iCs/>
        </w:rPr>
        <w:t xml:space="preserve"> </w:t>
      </w:r>
      <w:proofErr w:type="spellStart"/>
      <w:r w:rsidRPr="00B606DD">
        <w:rPr>
          <w:i/>
          <w:iCs/>
        </w:rPr>
        <w:t>sekä</w:t>
      </w:r>
      <w:proofErr w:type="spellEnd"/>
      <w:r w:rsidRPr="00B606DD">
        <w:rPr>
          <w:i/>
          <w:iCs/>
        </w:rPr>
        <w:t xml:space="preserve"> </w:t>
      </w:r>
      <w:proofErr w:type="spellStart"/>
      <w:r w:rsidRPr="00B606DD">
        <w:rPr>
          <w:i/>
          <w:iCs/>
        </w:rPr>
        <w:t>henkilöstö</w:t>
      </w:r>
      <w:proofErr w:type="spellEnd"/>
      <w:r w:rsidRPr="00B606DD">
        <w:rPr>
          <w:i/>
          <w:iCs/>
        </w:rPr>
        <w:t xml:space="preserve"> </w:t>
      </w:r>
      <w:proofErr w:type="spellStart"/>
      <w:r w:rsidRPr="00B606DD">
        <w:rPr>
          <w:i/>
          <w:iCs/>
        </w:rPr>
        <w:t>ovat</w:t>
      </w:r>
      <w:proofErr w:type="spellEnd"/>
      <w:r w:rsidRPr="00B606DD">
        <w:rPr>
          <w:i/>
          <w:iCs/>
        </w:rPr>
        <w:t xml:space="preserve"> </w:t>
      </w:r>
      <w:proofErr w:type="spellStart"/>
      <w:r w:rsidRPr="00B606DD">
        <w:rPr>
          <w:i/>
          <w:iCs/>
        </w:rPr>
        <w:t>käyneet</w:t>
      </w:r>
      <w:proofErr w:type="spellEnd"/>
      <w:r w:rsidRPr="00B606DD">
        <w:rPr>
          <w:i/>
          <w:iCs/>
        </w:rPr>
        <w:t xml:space="preserve"> </w:t>
      </w:r>
      <w:proofErr w:type="spellStart"/>
      <w:r w:rsidRPr="00B606DD">
        <w:rPr>
          <w:i/>
          <w:iCs/>
        </w:rPr>
        <w:t>riittämättömiksi</w:t>
      </w:r>
      <w:proofErr w:type="spellEnd"/>
      <w:r w:rsidRPr="00B606DD">
        <w:rPr>
          <w:i/>
          <w:iCs/>
        </w:rPr>
        <w:t xml:space="preserve"> </w:t>
      </w:r>
      <w:proofErr w:type="spellStart"/>
      <w:r w:rsidRPr="00B606DD">
        <w:rPr>
          <w:i/>
          <w:iCs/>
        </w:rPr>
        <w:t>rajanylitysten</w:t>
      </w:r>
      <w:proofErr w:type="spellEnd"/>
      <w:r w:rsidRPr="00B606DD">
        <w:rPr>
          <w:i/>
          <w:iCs/>
        </w:rPr>
        <w:t xml:space="preserve"> </w:t>
      </w:r>
      <w:proofErr w:type="spellStart"/>
      <w:r w:rsidRPr="00B606DD">
        <w:rPr>
          <w:i/>
          <w:iCs/>
        </w:rPr>
        <w:t>kasvaessa</w:t>
      </w:r>
      <w:proofErr w:type="spellEnd"/>
      <w:r w:rsidRPr="00B606DD">
        <w:rPr>
          <w:i/>
          <w:iCs/>
        </w:rPr>
        <w:t xml:space="preserve"> </w:t>
      </w:r>
      <w:proofErr w:type="spellStart"/>
      <w:r w:rsidRPr="00B606DD">
        <w:rPr>
          <w:i/>
          <w:iCs/>
        </w:rPr>
        <w:t>kaksinumeroisilla</w:t>
      </w:r>
      <w:proofErr w:type="spellEnd"/>
      <w:r w:rsidRPr="00B606DD">
        <w:rPr>
          <w:i/>
          <w:iCs/>
        </w:rPr>
        <w:t xml:space="preserve"> </w:t>
      </w:r>
      <w:proofErr w:type="spellStart"/>
      <w:r w:rsidRPr="00B606DD">
        <w:rPr>
          <w:i/>
          <w:iCs/>
        </w:rPr>
        <w:t>luvuilla</w:t>
      </w:r>
      <w:proofErr w:type="spellEnd"/>
      <w:r w:rsidRPr="00B606DD">
        <w:rPr>
          <w:i/>
          <w:iCs/>
        </w:rPr>
        <w:t xml:space="preserve"> </w:t>
      </w:r>
      <w:proofErr w:type="spellStart"/>
      <w:r w:rsidRPr="00B606DD">
        <w:rPr>
          <w:i/>
          <w:iCs/>
        </w:rPr>
        <w:t>joka</w:t>
      </w:r>
      <w:proofErr w:type="spellEnd"/>
      <w:r w:rsidRPr="00B606DD">
        <w:rPr>
          <w:i/>
          <w:iCs/>
        </w:rPr>
        <w:t xml:space="preserve"> </w:t>
      </w:r>
      <w:proofErr w:type="spellStart"/>
      <w:r w:rsidRPr="00B606DD">
        <w:rPr>
          <w:i/>
          <w:iCs/>
        </w:rPr>
        <w:t>vuosi</w:t>
      </w:r>
      <w:proofErr w:type="spellEnd"/>
      <w:r w:rsidRPr="00B606DD">
        <w:rPr>
          <w:i/>
          <w:iCs/>
        </w:rPr>
        <w:t xml:space="preserve">. [...] </w:t>
      </w:r>
      <w:proofErr w:type="spellStart"/>
      <w:r w:rsidRPr="00B606DD">
        <w:rPr>
          <w:i/>
          <w:iCs/>
        </w:rPr>
        <w:t>Takanahan</w:t>
      </w:r>
      <w:proofErr w:type="spellEnd"/>
      <w:r w:rsidRPr="00B606DD">
        <w:rPr>
          <w:i/>
          <w:iCs/>
        </w:rPr>
        <w:t xml:space="preserve"> </w:t>
      </w:r>
      <w:proofErr w:type="spellStart"/>
      <w:r w:rsidRPr="00B606DD">
        <w:rPr>
          <w:i/>
          <w:iCs/>
        </w:rPr>
        <w:t>tässä</w:t>
      </w:r>
      <w:proofErr w:type="spellEnd"/>
      <w:r w:rsidRPr="00B606DD">
        <w:rPr>
          <w:i/>
          <w:iCs/>
        </w:rPr>
        <w:t xml:space="preserve"> </w:t>
      </w:r>
      <w:proofErr w:type="spellStart"/>
      <w:r w:rsidRPr="00B606DD">
        <w:rPr>
          <w:i/>
          <w:iCs/>
        </w:rPr>
        <w:t>asiassa</w:t>
      </w:r>
      <w:proofErr w:type="spellEnd"/>
      <w:r w:rsidRPr="00B606DD">
        <w:rPr>
          <w:i/>
          <w:iCs/>
        </w:rPr>
        <w:t xml:space="preserve"> on </w:t>
      </w:r>
      <w:proofErr w:type="spellStart"/>
      <w:r w:rsidRPr="00B606DD">
        <w:rPr>
          <w:i/>
          <w:iCs/>
        </w:rPr>
        <w:t>kaiken</w:t>
      </w:r>
      <w:proofErr w:type="spellEnd"/>
      <w:r w:rsidRPr="00B606DD">
        <w:rPr>
          <w:i/>
          <w:iCs/>
        </w:rPr>
        <w:t xml:space="preserve"> </w:t>
      </w:r>
      <w:proofErr w:type="spellStart"/>
      <w:r w:rsidRPr="00B606DD">
        <w:rPr>
          <w:i/>
          <w:iCs/>
        </w:rPr>
        <w:t>kaikkiaan</w:t>
      </w:r>
      <w:proofErr w:type="spellEnd"/>
      <w:r w:rsidRPr="00B606DD">
        <w:rPr>
          <w:i/>
          <w:iCs/>
        </w:rPr>
        <w:t xml:space="preserve"> se, </w:t>
      </w:r>
      <w:proofErr w:type="spellStart"/>
      <w:r w:rsidRPr="00B606DD">
        <w:rPr>
          <w:i/>
          <w:iCs/>
        </w:rPr>
        <w:t>että</w:t>
      </w:r>
      <w:proofErr w:type="spellEnd"/>
      <w:r w:rsidRPr="00B606DD">
        <w:rPr>
          <w:i/>
          <w:iCs/>
        </w:rPr>
        <w:t xml:space="preserve"> </w:t>
      </w:r>
      <w:proofErr w:type="spellStart"/>
      <w:r w:rsidRPr="00B606DD">
        <w:rPr>
          <w:i/>
          <w:iCs/>
        </w:rPr>
        <w:t>niin</w:t>
      </w:r>
      <w:proofErr w:type="spellEnd"/>
      <w:r w:rsidRPr="00B606DD">
        <w:rPr>
          <w:i/>
          <w:iCs/>
        </w:rPr>
        <w:t xml:space="preserve"> </w:t>
      </w:r>
      <w:proofErr w:type="spellStart"/>
      <w:r w:rsidRPr="00B606DD">
        <w:rPr>
          <w:b/>
          <w:bCs/>
          <w:i/>
          <w:iCs/>
        </w:rPr>
        <w:t>transito</w:t>
      </w:r>
      <w:proofErr w:type="spellEnd"/>
      <w:r w:rsidRPr="00B606DD">
        <w:rPr>
          <w:b/>
          <w:bCs/>
          <w:i/>
          <w:iCs/>
        </w:rPr>
        <w:t xml:space="preserve">- </w:t>
      </w:r>
      <w:proofErr w:type="spellStart"/>
      <w:r w:rsidRPr="00B606DD">
        <w:rPr>
          <w:b/>
          <w:bCs/>
          <w:i/>
          <w:iCs/>
        </w:rPr>
        <w:t>kuin</w:t>
      </w:r>
      <w:proofErr w:type="spellEnd"/>
      <w:r w:rsidRPr="00B606DD">
        <w:rPr>
          <w:b/>
          <w:bCs/>
          <w:i/>
          <w:iCs/>
        </w:rPr>
        <w:t xml:space="preserve"> </w:t>
      </w:r>
      <w:proofErr w:type="spellStart"/>
      <w:r w:rsidRPr="00B606DD">
        <w:rPr>
          <w:b/>
          <w:bCs/>
          <w:i/>
          <w:iCs/>
        </w:rPr>
        <w:t>matkailuliikenne</w:t>
      </w:r>
      <w:proofErr w:type="spellEnd"/>
      <w:r w:rsidRPr="00B606DD">
        <w:rPr>
          <w:i/>
          <w:iCs/>
        </w:rPr>
        <w:t xml:space="preserve"> </w:t>
      </w:r>
      <w:proofErr w:type="spellStart"/>
      <w:r w:rsidRPr="00B606DD">
        <w:rPr>
          <w:i/>
          <w:iCs/>
        </w:rPr>
        <w:t>kasvaa</w:t>
      </w:r>
      <w:proofErr w:type="spellEnd"/>
      <w:r w:rsidRPr="00B606DD">
        <w:rPr>
          <w:i/>
          <w:iCs/>
        </w:rPr>
        <w:t xml:space="preserve"> </w:t>
      </w:r>
      <w:proofErr w:type="spellStart"/>
      <w:r w:rsidRPr="00B606DD">
        <w:rPr>
          <w:i/>
          <w:iCs/>
        </w:rPr>
        <w:t>todella</w:t>
      </w:r>
      <w:proofErr w:type="spellEnd"/>
      <w:r w:rsidRPr="00B606DD">
        <w:rPr>
          <w:i/>
          <w:iCs/>
        </w:rPr>
        <w:t xml:space="preserve"> </w:t>
      </w:r>
      <w:proofErr w:type="spellStart"/>
      <w:r w:rsidRPr="00B606DD">
        <w:rPr>
          <w:i/>
          <w:iCs/>
        </w:rPr>
        <w:t>kovaa</w:t>
      </w:r>
      <w:proofErr w:type="spellEnd"/>
      <w:r w:rsidRPr="00B606DD">
        <w:rPr>
          <w:i/>
          <w:iCs/>
        </w:rPr>
        <w:t xml:space="preserve"> </w:t>
      </w:r>
      <w:proofErr w:type="spellStart"/>
      <w:r w:rsidRPr="00B606DD">
        <w:rPr>
          <w:i/>
          <w:iCs/>
        </w:rPr>
        <w:t>vauhtia</w:t>
      </w:r>
      <w:proofErr w:type="spellEnd"/>
      <w:r w:rsidRPr="00B606DD">
        <w:rPr>
          <w:i/>
          <w:iCs/>
        </w:rPr>
        <w:t xml:space="preserve">, </w:t>
      </w:r>
      <w:proofErr w:type="spellStart"/>
      <w:r w:rsidRPr="00B606DD">
        <w:rPr>
          <w:i/>
          <w:iCs/>
        </w:rPr>
        <w:t>ja</w:t>
      </w:r>
      <w:proofErr w:type="spellEnd"/>
      <w:r w:rsidRPr="00B606DD">
        <w:rPr>
          <w:i/>
          <w:iCs/>
        </w:rPr>
        <w:t xml:space="preserve"> </w:t>
      </w:r>
      <w:proofErr w:type="spellStart"/>
      <w:r w:rsidRPr="00B606DD">
        <w:rPr>
          <w:i/>
          <w:iCs/>
        </w:rPr>
        <w:t>kyllä</w:t>
      </w:r>
      <w:proofErr w:type="spellEnd"/>
      <w:r w:rsidRPr="00B606DD">
        <w:rPr>
          <w:i/>
          <w:iCs/>
        </w:rPr>
        <w:t xml:space="preserve"> </w:t>
      </w:r>
      <w:proofErr w:type="spellStart"/>
      <w:r w:rsidRPr="00B606DD">
        <w:rPr>
          <w:i/>
          <w:iCs/>
        </w:rPr>
        <w:t>sen</w:t>
      </w:r>
      <w:proofErr w:type="spellEnd"/>
      <w:r w:rsidRPr="00B606DD">
        <w:rPr>
          <w:i/>
          <w:iCs/>
        </w:rPr>
        <w:t xml:space="preserve"> </w:t>
      </w:r>
      <w:proofErr w:type="spellStart"/>
      <w:r w:rsidRPr="00B606DD">
        <w:rPr>
          <w:b/>
          <w:bCs/>
          <w:i/>
          <w:iCs/>
        </w:rPr>
        <w:t>matkailu</w:t>
      </w:r>
      <w:proofErr w:type="spellEnd"/>
      <w:r w:rsidRPr="00B606DD">
        <w:rPr>
          <w:b/>
          <w:bCs/>
          <w:i/>
          <w:iCs/>
        </w:rPr>
        <w:t xml:space="preserve">- </w:t>
      </w:r>
      <w:proofErr w:type="spellStart"/>
      <w:r w:rsidRPr="00B606DD">
        <w:rPr>
          <w:b/>
          <w:bCs/>
          <w:i/>
          <w:iCs/>
        </w:rPr>
        <w:t>ja</w:t>
      </w:r>
      <w:proofErr w:type="spellEnd"/>
      <w:r w:rsidRPr="00B606DD">
        <w:rPr>
          <w:b/>
          <w:bCs/>
          <w:i/>
          <w:iCs/>
        </w:rPr>
        <w:t xml:space="preserve"> </w:t>
      </w:r>
      <w:proofErr w:type="spellStart"/>
      <w:r w:rsidRPr="00B606DD">
        <w:rPr>
          <w:b/>
          <w:bCs/>
          <w:i/>
          <w:iCs/>
        </w:rPr>
        <w:t>transitoliikenteen</w:t>
      </w:r>
      <w:proofErr w:type="spellEnd"/>
      <w:r w:rsidRPr="00B606DD">
        <w:rPr>
          <w:i/>
          <w:iCs/>
        </w:rPr>
        <w:t xml:space="preserve"> </w:t>
      </w:r>
      <w:proofErr w:type="spellStart"/>
      <w:r w:rsidRPr="00B606DD">
        <w:rPr>
          <w:i/>
          <w:iCs/>
        </w:rPr>
        <w:t>mukana</w:t>
      </w:r>
      <w:proofErr w:type="spellEnd"/>
      <w:r w:rsidRPr="00B606DD">
        <w:rPr>
          <w:i/>
          <w:iCs/>
        </w:rPr>
        <w:t xml:space="preserve"> </w:t>
      </w:r>
      <w:proofErr w:type="spellStart"/>
      <w:r w:rsidRPr="00B606DD">
        <w:rPr>
          <w:i/>
          <w:iCs/>
        </w:rPr>
        <w:t>myöskin</w:t>
      </w:r>
      <w:proofErr w:type="spellEnd"/>
      <w:r w:rsidRPr="00B606DD">
        <w:rPr>
          <w:i/>
          <w:iCs/>
        </w:rPr>
        <w:t xml:space="preserve"> </w:t>
      </w:r>
      <w:proofErr w:type="spellStart"/>
      <w:r w:rsidRPr="00B606DD">
        <w:rPr>
          <w:i/>
          <w:iCs/>
        </w:rPr>
        <w:t>meille</w:t>
      </w:r>
      <w:proofErr w:type="spellEnd"/>
      <w:r w:rsidRPr="00B606DD">
        <w:rPr>
          <w:i/>
          <w:iCs/>
        </w:rPr>
        <w:t xml:space="preserve"> </w:t>
      </w:r>
      <w:proofErr w:type="spellStart"/>
      <w:r w:rsidRPr="00B606DD">
        <w:rPr>
          <w:i/>
          <w:iCs/>
        </w:rPr>
        <w:t>tärkeää</w:t>
      </w:r>
      <w:proofErr w:type="spellEnd"/>
      <w:r w:rsidRPr="00B606DD">
        <w:rPr>
          <w:i/>
          <w:iCs/>
        </w:rPr>
        <w:t xml:space="preserve"> </w:t>
      </w:r>
      <w:proofErr w:type="spellStart"/>
      <w:r w:rsidRPr="00B606DD">
        <w:rPr>
          <w:i/>
          <w:iCs/>
        </w:rPr>
        <w:t>lisäarvoa</w:t>
      </w:r>
      <w:proofErr w:type="spellEnd"/>
      <w:r w:rsidRPr="00B606DD">
        <w:rPr>
          <w:i/>
          <w:iCs/>
        </w:rPr>
        <w:t xml:space="preserve"> </w:t>
      </w:r>
      <w:proofErr w:type="spellStart"/>
      <w:r w:rsidRPr="00B606DD">
        <w:rPr>
          <w:i/>
          <w:iCs/>
        </w:rPr>
        <w:t>eli</w:t>
      </w:r>
      <w:proofErr w:type="spellEnd"/>
      <w:r w:rsidRPr="00B606DD">
        <w:rPr>
          <w:i/>
          <w:iCs/>
        </w:rPr>
        <w:t xml:space="preserve"> </w:t>
      </w:r>
      <w:proofErr w:type="spellStart"/>
      <w:r w:rsidRPr="00B606DD">
        <w:rPr>
          <w:i/>
          <w:iCs/>
        </w:rPr>
        <w:t>rahaa</w:t>
      </w:r>
      <w:proofErr w:type="spellEnd"/>
      <w:r w:rsidRPr="00B606DD">
        <w:rPr>
          <w:i/>
          <w:iCs/>
        </w:rPr>
        <w:t xml:space="preserve"> </w:t>
      </w:r>
      <w:proofErr w:type="spellStart"/>
      <w:r w:rsidRPr="00B606DD">
        <w:rPr>
          <w:i/>
          <w:iCs/>
        </w:rPr>
        <w:t>tänne</w:t>
      </w:r>
      <w:proofErr w:type="spellEnd"/>
      <w:r w:rsidRPr="00B606DD">
        <w:rPr>
          <w:i/>
          <w:iCs/>
        </w:rPr>
        <w:t xml:space="preserve"> </w:t>
      </w:r>
      <w:proofErr w:type="spellStart"/>
      <w:r w:rsidRPr="00B606DD">
        <w:rPr>
          <w:i/>
          <w:iCs/>
        </w:rPr>
        <w:t>Suomenmaahan</w:t>
      </w:r>
      <w:proofErr w:type="spellEnd"/>
      <w:r w:rsidRPr="00B606DD">
        <w:rPr>
          <w:i/>
          <w:iCs/>
        </w:rPr>
        <w:t xml:space="preserve"> </w:t>
      </w:r>
      <w:proofErr w:type="spellStart"/>
      <w:r w:rsidRPr="00B606DD">
        <w:rPr>
          <w:i/>
          <w:iCs/>
        </w:rPr>
        <w:t>tulee</w:t>
      </w:r>
      <w:proofErr w:type="spellEnd"/>
      <w:r w:rsidRPr="00B606DD">
        <w:rPr>
          <w:i/>
          <w:iCs/>
        </w:rPr>
        <w:t>."</w:t>
      </w:r>
      <w:r w:rsidRPr="00B606DD" w:rsidR="00B93464">
        <w:br/>
      </w:r>
      <w:r w:rsidRPr="00B606DD" w:rsidR="00B93464">
        <w:br/>
      </w:r>
      <w:r w:rsidRPr="00B606DD">
        <w:t xml:space="preserve">"The situation cannot go on like this and, in my opinion, the Committee notes correctly that the </w:t>
      </w:r>
      <w:r w:rsidRPr="00B606DD" w:rsidR="00506110">
        <w:t>2013–2015</w:t>
      </w:r>
      <w:r w:rsidRPr="00B606DD">
        <w:t xml:space="preserve"> state’s financial </w:t>
      </w:r>
      <w:r w:rsidRPr="00B606DD">
        <w:rPr>
          <w:b/>
          <w:bCs/>
        </w:rPr>
        <w:t>framework in this regard</w:t>
      </w:r>
      <w:r w:rsidRPr="00B606DD">
        <w:t xml:space="preserve"> will be re-examined. [...] The current facilities and staff at border stations are insufficient when border crossings increase by double-digit numbers each year. [...] All in all, what is behind this is the fact that both </w:t>
      </w:r>
      <w:r w:rsidRPr="00B606DD">
        <w:rPr>
          <w:b/>
          <w:bCs/>
        </w:rPr>
        <w:t>transit and tourism traffic</w:t>
      </w:r>
      <w:r w:rsidRPr="00B606DD">
        <w:t xml:space="preserve"> is growing really fast, and with this </w:t>
      </w:r>
      <w:r w:rsidRPr="00B606DD">
        <w:rPr>
          <w:b/>
          <w:bCs/>
        </w:rPr>
        <w:t>tourism and transit traffic</w:t>
      </w:r>
      <w:r w:rsidRPr="00B606DD">
        <w:t>, there is also an added value that is important to us, that is, money here in Finland."</w:t>
      </w:r>
    </w:p>
    <w:p w:rsidRPr="00B606DD" w:rsidR="007A50DC" w:rsidP="00B93464" w:rsidRDefault="00751FC0" w14:paraId="1FB58725" w14:textId="588430B2">
      <w:pPr>
        <w:pStyle w:val="FirstParagraph"/>
        <w:jc w:val="both"/>
      </w:pPr>
      <w:r w:rsidR="00751FC0">
        <w:rPr/>
        <w:t xml:space="preserve">In Example </w:t>
      </w:r>
      <w:r w:rsidRPr="3F1F5300" w:rsidR="00751FC0">
        <w:rPr>
          <w:color w:val="4F81BD" w:themeColor="accent1" w:themeTint="FF" w:themeShade="FF"/>
        </w:rPr>
        <w:t>2</w:t>
      </w:r>
      <w:r w:rsidR="00751FC0">
        <w:rPr/>
        <w:t>, another correctly predicted SDP speech, the first SHAP cue is partially rhetorical and partially topical and the latter two are clearly topical. It is hard to tell why the model focuse</w:t>
      </w:r>
      <w:ins w:author="Otto Tarkka" w:date="2025-08-20T08:14:31.857Z" w:id="775391548">
        <w:r w:rsidR="625AB65A">
          <w:t>d</w:t>
        </w:r>
      </w:ins>
      <w:del w:author="Otto Tarkka" w:date="2025-08-20T08:14:31.756Z" w:id="1603603346">
        <w:r w:rsidDel="00751FC0">
          <w:delText>s</w:delText>
        </w:r>
      </w:del>
      <w:r w:rsidR="00751FC0">
        <w:rPr/>
        <w:t xml:space="preserve"> on these phrases, when there are other, more politically salient cues: most respondents believed this was a Finns speech due to the mention of border crossings or a National Coalition speech because of the focus on economy. Only one respondent chose "tourism and transit traffic" as part of their cue phrases, which shows that this was not seen as salient cue even though it did help the model </w:t>
      </w:r>
      <w:r w:rsidR="00506110">
        <w:rPr/>
        <w:t>make</w:t>
      </w:r>
      <w:r w:rsidR="00751FC0">
        <w:rPr/>
        <w:t xml:space="preserve"> a correct prediction. Examples </w:t>
      </w:r>
      <w:r w:rsidRPr="3F1F5300" w:rsidR="00751FC0">
        <w:rPr>
          <w:color w:val="4F81BD" w:themeColor="accent1" w:themeTint="FF" w:themeShade="FF"/>
        </w:rPr>
        <w:t>1</w:t>
      </w:r>
      <w:r w:rsidR="00751FC0">
        <w:rPr/>
        <w:t xml:space="preserve"> and </w:t>
      </w:r>
      <w:r w:rsidRPr="3F1F5300" w:rsidR="00751FC0">
        <w:rPr>
          <w:color w:val="4F81BD" w:themeColor="accent1" w:themeTint="FF" w:themeShade="FF"/>
        </w:rPr>
        <w:t>2</w:t>
      </w:r>
      <w:r w:rsidR="00751FC0">
        <w:rPr/>
        <w:t xml:space="preserve"> illustrate how a machine learning model can base its predictions on features that stray from human intuition.</w:t>
      </w:r>
    </w:p>
    <w:p w:rsidRPr="00B606DD" w:rsidR="007A50DC" w:rsidRDefault="00751FC0" w14:paraId="120E4713" w14:textId="77777777">
      <w:pPr>
        <w:pStyle w:val="Heading3"/>
      </w:pPr>
      <w:bookmarkStart w:name="easily-identified-speeches" w:id="23"/>
      <w:bookmarkEnd w:id="22"/>
      <w:r w:rsidRPr="00B606DD">
        <w:t>Easily identified speeches</w:t>
      </w:r>
    </w:p>
    <w:p w:rsidRPr="00B606DD" w:rsidR="007A50DC" w:rsidRDefault="00751FC0" w14:paraId="48C952F5" w14:textId="3BF111E7">
      <w:pPr>
        <w:numPr>
          <w:ilvl w:val="0"/>
          <w:numId w:val="4"/>
        </w:numPr>
      </w:pPr>
      <w:r w:rsidRPr="00B606DD">
        <w:rPr>
          <w:i/>
          <w:iCs/>
        </w:rPr>
        <w:t>"</w:t>
      </w:r>
      <w:proofErr w:type="spellStart"/>
      <w:r w:rsidRPr="00B606DD">
        <w:rPr>
          <w:b/>
          <w:bCs/>
          <w:i/>
          <w:iCs/>
        </w:rPr>
        <w:t>Maamme</w:t>
      </w:r>
      <w:proofErr w:type="spellEnd"/>
      <w:r w:rsidRPr="00B606DD">
        <w:rPr>
          <w:b/>
          <w:bCs/>
          <w:i/>
          <w:iCs/>
        </w:rPr>
        <w:t xml:space="preserve"> on </w:t>
      </w:r>
      <w:proofErr w:type="spellStart"/>
      <w:r w:rsidRPr="00B606DD">
        <w:rPr>
          <w:b/>
          <w:bCs/>
          <w:i/>
          <w:iCs/>
        </w:rPr>
        <w:t>kotimaisten</w:t>
      </w:r>
      <w:proofErr w:type="spellEnd"/>
      <w:r w:rsidRPr="00B606DD">
        <w:rPr>
          <w:b/>
          <w:bCs/>
          <w:i/>
          <w:iCs/>
        </w:rPr>
        <w:t xml:space="preserve"> </w:t>
      </w:r>
      <w:proofErr w:type="spellStart"/>
      <w:r w:rsidRPr="00B606DD">
        <w:rPr>
          <w:b/>
          <w:bCs/>
          <w:i/>
          <w:iCs/>
        </w:rPr>
        <w:t>eurofiilien</w:t>
      </w:r>
      <w:proofErr w:type="spellEnd"/>
      <w:r w:rsidRPr="00B606DD">
        <w:rPr>
          <w:b/>
          <w:bCs/>
          <w:i/>
          <w:iCs/>
        </w:rPr>
        <w:t xml:space="preserve"> </w:t>
      </w:r>
      <w:proofErr w:type="spellStart"/>
      <w:r w:rsidRPr="00B606DD">
        <w:rPr>
          <w:b/>
          <w:bCs/>
          <w:i/>
          <w:iCs/>
        </w:rPr>
        <w:t>konsensuspoliitikkojen</w:t>
      </w:r>
      <w:proofErr w:type="spellEnd"/>
      <w:r w:rsidRPr="00B606DD">
        <w:rPr>
          <w:b/>
          <w:bCs/>
          <w:i/>
          <w:iCs/>
        </w:rPr>
        <w:t xml:space="preserve"> </w:t>
      </w:r>
      <w:proofErr w:type="spellStart"/>
      <w:r w:rsidRPr="00B606DD">
        <w:rPr>
          <w:b/>
          <w:bCs/>
          <w:i/>
          <w:iCs/>
        </w:rPr>
        <w:t>sekä</w:t>
      </w:r>
      <w:proofErr w:type="spellEnd"/>
      <w:r w:rsidRPr="00B606DD">
        <w:rPr>
          <w:b/>
          <w:bCs/>
          <w:i/>
          <w:iCs/>
        </w:rPr>
        <w:t xml:space="preserve"> </w:t>
      </w:r>
      <w:proofErr w:type="spellStart"/>
      <w:r w:rsidRPr="00B606DD">
        <w:rPr>
          <w:b/>
          <w:bCs/>
          <w:i/>
          <w:iCs/>
        </w:rPr>
        <w:t>Brysselin</w:t>
      </w:r>
      <w:proofErr w:type="spellEnd"/>
      <w:r w:rsidRPr="00B606DD">
        <w:rPr>
          <w:b/>
          <w:bCs/>
          <w:i/>
          <w:iCs/>
        </w:rPr>
        <w:t xml:space="preserve"> </w:t>
      </w:r>
      <w:proofErr w:type="spellStart"/>
      <w:r w:rsidRPr="00B606DD">
        <w:rPr>
          <w:b/>
          <w:bCs/>
          <w:i/>
          <w:iCs/>
        </w:rPr>
        <w:t>byrokraattien</w:t>
      </w:r>
      <w:proofErr w:type="spellEnd"/>
      <w:r w:rsidRPr="00B606DD">
        <w:rPr>
          <w:b/>
          <w:bCs/>
          <w:i/>
          <w:iCs/>
        </w:rPr>
        <w:t xml:space="preserve"> </w:t>
      </w:r>
      <w:proofErr w:type="spellStart"/>
      <w:r w:rsidRPr="00B606DD">
        <w:rPr>
          <w:b/>
          <w:bCs/>
          <w:i/>
          <w:iCs/>
        </w:rPr>
        <w:t>toimesta</w:t>
      </w:r>
      <w:proofErr w:type="spellEnd"/>
      <w:r w:rsidRPr="00B606DD">
        <w:rPr>
          <w:b/>
          <w:bCs/>
          <w:i/>
          <w:iCs/>
        </w:rPr>
        <w:t xml:space="preserve"> jo </w:t>
      </w:r>
      <w:proofErr w:type="spellStart"/>
      <w:r w:rsidRPr="00B606DD">
        <w:rPr>
          <w:b/>
          <w:bCs/>
          <w:i/>
          <w:iCs/>
        </w:rPr>
        <w:t>melkein</w:t>
      </w:r>
      <w:proofErr w:type="spellEnd"/>
      <w:r w:rsidRPr="00B606DD">
        <w:rPr>
          <w:b/>
          <w:bCs/>
          <w:i/>
          <w:iCs/>
        </w:rPr>
        <w:t xml:space="preserve"> </w:t>
      </w:r>
      <w:proofErr w:type="spellStart"/>
      <w:r w:rsidRPr="00B606DD">
        <w:rPr>
          <w:b/>
          <w:bCs/>
          <w:i/>
          <w:iCs/>
        </w:rPr>
        <w:t>täysin</w:t>
      </w:r>
      <w:proofErr w:type="spellEnd"/>
      <w:r w:rsidRPr="00B606DD">
        <w:rPr>
          <w:b/>
          <w:bCs/>
          <w:i/>
          <w:iCs/>
        </w:rPr>
        <w:t xml:space="preserve"> </w:t>
      </w:r>
      <w:proofErr w:type="spellStart"/>
      <w:r w:rsidRPr="00B606DD">
        <w:rPr>
          <w:b/>
          <w:bCs/>
          <w:i/>
          <w:iCs/>
        </w:rPr>
        <w:t>alennettu</w:t>
      </w:r>
      <w:proofErr w:type="spellEnd"/>
      <w:r w:rsidRPr="00B606DD">
        <w:rPr>
          <w:b/>
          <w:bCs/>
          <w:i/>
          <w:iCs/>
        </w:rPr>
        <w:t xml:space="preserve"> </w:t>
      </w:r>
      <w:proofErr w:type="spellStart"/>
      <w:proofErr w:type="gramStart"/>
      <w:r w:rsidRPr="00B606DD">
        <w:rPr>
          <w:b/>
          <w:bCs/>
          <w:i/>
          <w:iCs/>
        </w:rPr>
        <w:t>EU:n</w:t>
      </w:r>
      <w:proofErr w:type="spellEnd"/>
      <w:proofErr w:type="gramEnd"/>
      <w:r w:rsidRPr="00B606DD">
        <w:rPr>
          <w:b/>
          <w:bCs/>
          <w:i/>
          <w:iCs/>
        </w:rPr>
        <w:t xml:space="preserve"> </w:t>
      </w:r>
      <w:proofErr w:type="spellStart"/>
      <w:r w:rsidRPr="00B606DD">
        <w:rPr>
          <w:b/>
          <w:bCs/>
          <w:i/>
          <w:iCs/>
        </w:rPr>
        <w:t>merkityksettömäksi</w:t>
      </w:r>
      <w:proofErr w:type="spellEnd"/>
      <w:r w:rsidRPr="00B606DD">
        <w:rPr>
          <w:i/>
          <w:iCs/>
        </w:rPr>
        <w:t xml:space="preserve"> </w:t>
      </w:r>
      <w:proofErr w:type="spellStart"/>
      <w:r w:rsidRPr="00B606DD">
        <w:rPr>
          <w:i/>
          <w:iCs/>
        </w:rPr>
        <w:t>sivuprovinssiksi</w:t>
      </w:r>
      <w:proofErr w:type="spellEnd"/>
      <w:r w:rsidRPr="00B606DD">
        <w:rPr>
          <w:i/>
          <w:iCs/>
        </w:rPr>
        <w:t xml:space="preserve">. </w:t>
      </w:r>
      <w:proofErr w:type="spellStart"/>
      <w:r w:rsidRPr="00B606DD">
        <w:rPr>
          <w:i/>
          <w:iCs/>
        </w:rPr>
        <w:t>Arvoisa</w:t>
      </w:r>
      <w:proofErr w:type="spellEnd"/>
      <w:r w:rsidRPr="00B606DD">
        <w:rPr>
          <w:i/>
          <w:iCs/>
        </w:rPr>
        <w:t xml:space="preserve"> </w:t>
      </w:r>
      <w:proofErr w:type="spellStart"/>
      <w:r w:rsidRPr="00B606DD">
        <w:rPr>
          <w:i/>
          <w:iCs/>
        </w:rPr>
        <w:t>herra</w:t>
      </w:r>
      <w:proofErr w:type="spellEnd"/>
      <w:r w:rsidRPr="00B606DD">
        <w:rPr>
          <w:i/>
          <w:iCs/>
        </w:rPr>
        <w:t xml:space="preserve"> </w:t>
      </w:r>
      <w:proofErr w:type="spellStart"/>
      <w:r w:rsidRPr="00B606DD">
        <w:rPr>
          <w:i/>
          <w:iCs/>
        </w:rPr>
        <w:t>puhemies</w:t>
      </w:r>
      <w:proofErr w:type="spellEnd"/>
      <w:r w:rsidRPr="00B606DD">
        <w:rPr>
          <w:i/>
          <w:iCs/>
        </w:rPr>
        <w:t xml:space="preserve">! </w:t>
      </w:r>
      <w:proofErr w:type="spellStart"/>
      <w:r w:rsidRPr="00B606DD">
        <w:rPr>
          <w:i/>
          <w:iCs/>
        </w:rPr>
        <w:t>Suomalaisen</w:t>
      </w:r>
      <w:proofErr w:type="spellEnd"/>
      <w:r w:rsidRPr="00B606DD">
        <w:rPr>
          <w:i/>
          <w:iCs/>
        </w:rPr>
        <w:t xml:space="preserve"> </w:t>
      </w:r>
      <w:proofErr w:type="spellStart"/>
      <w:r w:rsidRPr="00B606DD">
        <w:rPr>
          <w:i/>
          <w:iCs/>
        </w:rPr>
        <w:t>kansanvallan</w:t>
      </w:r>
      <w:proofErr w:type="spellEnd"/>
      <w:r w:rsidRPr="00B606DD">
        <w:rPr>
          <w:i/>
          <w:iCs/>
        </w:rPr>
        <w:t xml:space="preserve"> </w:t>
      </w:r>
      <w:proofErr w:type="spellStart"/>
      <w:r w:rsidRPr="00B606DD">
        <w:rPr>
          <w:i/>
          <w:iCs/>
        </w:rPr>
        <w:t>edustajan</w:t>
      </w:r>
      <w:proofErr w:type="spellEnd"/>
      <w:r w:rsidRPr="00B606DD">
        <w:rPr>
          <w:i/>
          <w:iCs/>
        </w:rPr>
        <w:t xml:space="preserve"> on </w:t>
      </w:r>
      <w:proofErr w:type="spellStart"/>
      <w:r w:rsidRPr="00B606DD">
        <w:rPr>
          <w:i/>
          <w:iCs/>
        </w:rPr>
        <w:t>aina</w:t>
      </w:r>
      <w:proofErr w:type="spellEnd"/>
      <w:r w:rsidRPr="00B606DD">
        <w:rPr>
          <w:i/>
          <w:iCs/>
        </w:rPr>
        <w:t xml:space="preserve"> </w:t>
      </w:r>
      <w:proofErr w:type="spellStart"/>
      <w:r w:rsidRPr="00B606DD">
        <w:rPr>
          <w:i/>
          <w:iCs/>
        </w:rPr>
        <w:t>asetettava</w:t>
      </w:r>
      <w:proofErr w:type="spellEnd"/>
      <w:r w:rsidRPr="00B606DD">
        <w:rPr>
          <w:i/>
          <w:iCs/>
        </w:rPr>
        <w:t xml:space="preserve"> </w:t>
      </w:r>
      <w:proofErr w:type="spellStart"/>
      <w:r w:rsidRPr="00B606DD">
        <w:rPr>
          <w:i/>
          <w:iCs/>
        </w:rPr>
        <w:t>Suomen</w:t>
      </w:r>
      <w:proofErr w:type="spellEnd"/>
      <w:r w:rsidRPr="00B606DD">
        <w:rPr>
          <w:i/>
          <w:iCs/>
        </w:rPr>
        <w:t xml:space="preserve"> </w:t>
      </w:r>
      <w:proofErr w:type="spellStart"/>
      <w:r w:rsidRPr="00B606DD">
        <w:rPr>
          <w:i/>
          <w:iCs/>
        </w:rPr>
        <w:t>ja</w:t>
      </w:r>
      <w:proofErr w:type="spellEnd"/>
      <w:r w:rsidRPr="00B606DD">
        <w:rPr>
          <w:i/>
          <w:iCs/>
        </w:rPr>
        <w:t xml:space="preserve"> </w:t>
      </w:r>
      <w:proofErr w:type="spellStart"/>
      <w:r w:rsidRPr="00B606DD">
        <w:rPr>
          <w:i/>
          <w:iCs/>
        </w:rPr>
        <w:t>suomalaisten</w:t>
      </w:r>
      <w:proofErr w:type="spellEnd"/>
      <w:r w:rsidRPr="00B606DD">
        <w:rPr>
          <w:i/>
          <w:iCs/>
        </w:rPr>
        <w:t xml:space="preserve"> </w:t>
      </w:r>
      <w:proofErr w:type="spellStart"/>
      <w:r w:rsidRPr="00B606DD">
        <w:rPr>
          <w:i/>
          <w:iCs/>
        </w:rPr>
        <w:t>etu</w:t>
      </w:r>
      <w:proofErr w:type="spellEnd"/>
      <w:r w:rsidRPr="00B606DD">
        <w:rPr>
          <w:i/>
          <w:iCs/>
        </w:rPr>
        <w:t xml:space="preserve"> </w:t>
      </w:r>
      <w:proofErr w:type="spellStart"/>
      <w:r w:rsidRPr="00B606DD">
        <w:rPr>
          <w:i/>
          <w:iCs/>
        </w:rPr>
        <w:t>ensimmäiseksi</w:t>
      </w:r>
      <w:proofErr w:type="spellEnd"/>
      <w:r w:rsidRPr="00B606DD">
        <w:rPr>
          <w:i/>
          <w:iCs/>
        </w:rPr>
        <w:t xml:space="preserve">. </w:t>
      </w:r>
      <w:proofErr w:type="spellStart"/>
      <w:r w:rsidRPr="00B606DD">
        <w:rPr>
          <w:b/>
          <w:bCs/>
          <w:i/>
          <w:iCs/>
        </w:rPr>
        <w:t>Tämä</w:t>
      </w:r>
      <w:proofErr w:type="spellEnd"/>
      <w:r w:rsidRPr="00B606DD">
        <w:rPr>
          <w:b/>
          <w:bCs/>
          <w:i/>
          <w:iCs/>
        </w:rPr>
        <w:t xml:space="preserve"> </w:t>
      </w:r>
      <w:proofErr w:type="spellStart"/>
      <w:r w:rsidRPr="00B606DD">
        <w:rPr>
          <w:b/>
          <w:bCs/>
          <w:i/>
          <w:iCs/>
        </w:rPr>
        <w:t>vaatii</w:t>
      </w:r>
      <w:proofErr w:type="spellEnd"/>
      <w:r w:rsidRPr="00B606DD">
        <w:rPr>
          <w:b/>
          <w:bCs/>
          <w:i/>
          <w:iCs/>
        </w:rPr>
        <w:t xml:space="preserve"> </w:t>
      </w:r>
      <w:proofErr w:type="spellStart"/>
      <w:r w:rsidRPr="00B606DD">
        <w:rPr>
          <w:b/>
          <w:bCs/>
          <w:i/>
          <w:iCs/>
        </w:rPr>
        <w:t>joskus</w:t>
      </w:r>
      <w:proofErr w:type="spellEnd"/>
      <w:r w:rsidRPr="00B606DD">
        <w:rPr>
          <w:b/>
          <w:bCs/>
          <w:i/>
          <w:iCs/>
        </w:rPr>
        <w:t xml:space="preserve"> </w:t>
      </w:r>
      <w:proofErr w:type="spellStart"/>
      <w:r w:rsidRPr="00B606DD">
        <w:rPr>
          <w:b/>
          <w:bCs/>
          <w:i/>
          <w:iCs/>
        </w:rPr>
        <w:t>radikaaleja</w:t>
      </w:r>
      <w:proofErr w:type="spellEnd"/>
      <w:r w:rsidRPr="00B606DD">
        <w:rPr>
          <w:b/>
          <w:bCs/>
          <w:i/>
          <w:iCs/>
        </w:rPr>
        <w:t xml:space="preserve"> </w:t>
      </w:r>
      <w:proofErr w:type="spellStart"/>
      <w:r w:rsidRPr="00B606DD">
        <w:rPr>
          <w:b/>
          <w:bCs/>
          <w:i/>
          <w:iCs/>
        </w:rPr>
        <w:t>toimenpiteitä</w:t>
      </w:r>
      <w:proofErr w:type="spellEnd"/>
      <w:r w:rsidRPr="00B606DD">
        <w:rPr>
          <w:b/>
          <w:bCs/>
          <w:i/>
          <w:iCs/>
        </w:rPr>
        <w:t xml:space="preserve">, </w:t>
      </w:r>
      <w:proofErr w:type="spellStart"/>
      <w:r w:rsidRPr="00B606DD">
        <w:rPr>
          <w:b/>
          <w:bCs/>
          <w:i/>
          <w:iCs/>
        </w:rPr>
        <w:t>mutta</w:t>
      </w:r>
      <w:proofErr w:type="spellEnd"/>
      <w:r w:rsidRPr="00B606DD">
        <w:rPr>
          <w:b/>
          <w:bCs/>
          <w:i/>
          <w:iCs/>
        </w:rPr>
        <w:t xml:space="preserve"> se, </w:t>
      </w:r>
      <w:proofErr w:type="spellStart"/>
      <w:r w:rsidRPr="00B606DD">
        <w:rPr>
          <w:b/>
          <w:bCs/>
          <w:i/>
          <w:iCs/>
        </w:rPr>
        <w:t>mikä</w:t>
      </w:r>
      <w:proofErr w:type="spellEnd"/>
      <w:r w:rsidRPr="00B606DD">
        <w:rPr>
          <w:b/>
          <w:bCs/>
          <w:i/>
          <w:iCs/>
        </w:rPr>
        <w:t xml:space="preserve"> on </w:t>
      </w:r>
      <w:proofErr w:type="spellStart"/>
      <w:r w:rsidRPr="00B606DD">
        <w:rPr>
          <w:b/>
          <w:bCs/>
          <w:i/>
          <w:iCs/>
        </w:rPr>
        <w:t>kansan</w:t>
      </w:r>
      <w:proofErr w:type="spellEnd"/>
      <w:r w:rsidRPr="00B606DD">
        <w:rPr>
          <w:b/>
          <w:bCs/>
          <w:i/>
          <w:iCs/>
        </w:rPr>
        <w:t xml:space="preserve"> </w:t>
      </w:r>
      <w:proofErr w:type="spellStart"/>
      <w:r w:rsidRPr="00B606DD">
        <w:rPr>
          <w:b/>
          <w:bCs/>
          <w:i/>
          <w:iCs/>
        </w:rPr>
        <w:t>etu</w:t>
      </w:r>
      <w:proofErr w:type="spellEnd"/>
      <w:r w:rsidRPr="00B606DD">
        <w:rPr>
          <w:b/>
          <w:bCs/>
          <w:i/>
          <w:iCs/>
        </w:rPr>
        <w:t>,</w:t>
      </w:r>
      <w:r w:rsidRPr="00B606DD">
        <w:rPr>
          <w:i/>
          <w:iCs/>
        </w:rPr>
        <w:t xml:space="preserve"> </w:t>
      </w:r>
      <w:proofErr w:type="spellStart"/>
      <w:r w:rsidRPr="00B606DD">
        <w:rPr>
          <w:i/>
          <w:iCs/>
        </w:rPr>
        <w:t>ei</w:t>
      </w:r>
      <w:proofErr w:type="spellEnd"/>
      <w:r w:rsidRPr="00B606DD">
        <w:rPr>
          <w:i/>
          <w:iCs/>
        </w:rPr>
        <w:t xml:space="preserve"> </w:t>
      </w:r>
      <w:proofErr w:type="spellStart"/>
      <w:r w:rsidRPr="00B606DD">
        <w:rPr>
          <w:i/>
          <w:iCs/>
        </w:rPr>
        <w:t>voi</w:t>
      </w:r>
      <w:proofErr w:type="spellEnd"/>
      <w:r w:rsidRPr="00B606DD">
        <w:rPr>
          <w:i/>
          <w:iCs/>
        </w:rPr>
        <w:t xml:space="preserve"> </w:t>
      </w:r>
      <w:proofErr w:type="spellStart"/>
      <w:r w:rsidRPr="00B606DD">
        <w:rPr>
          <w:i/>
          <w:iCs/>
        </w:rPr>
        <w:t>koskaan</w:t>
      </w:r>
      <w:proofErr w:type="spellEnd"/>
      <w:r w:rsidRPr="00B606DD">
        <w:rPr>
          <w:i/>
          <w:iCs/>
        </w:rPr>
        <w:t xml:space="preserve"> olla </w:t>
      </w:r>
      <w:proofErr w:type="spellStart"/>
      <w:r w:rsidRPr="00B606DD">
        <w:rPr>
          <w:i/>
          <w:iCs/>
        </w:rPr>
        <w:t>ylitsepääsemätöntä</w:t>
      </w:r>
      <w:proofErr w:type="spellEnd"/>
      <w:r w:rsidRPr="00B606DD">
        <w:rPr>
          <w:i/>
          <w:iCs/>
        </w:rPr>
        <w:t xml:space="preserve">. […] </w:t>
      </w:r>
      <w:proofErr w:type="spellStart"/>
      <w:r w:rsidRPr="00B606DD">
        <w:rPr>
          <w:i/>
          <w:iCs/>
        </w:rPr>
        <w:t>Kansanäänestysteitse</w:t>
      </w:r>
      <w:proofErr w:type="spellEnd"/>
      <w:r w:rsidRPr="00B606DD">
        <w:rPr>
          <w:i/>
          <w:iCs/>
        </w:rPr>
        <w:t xml:space="preserve"> </w:t>
      </w:r>
      <w:proofErr w:type="spellStart"/>
      <w:r w:rsidRPr="00B606DD">
        <w:rPr>
          <w:i/>
          <w:iCs/>
        </w:rPr>
        <w:t>sveitsiläiset</w:t>
      </w:r>
      <w:proofErr w:type="spellEnd"/>
      <w:r w:rsidRPr="00B606DD">
        <w:rPr>
          <w:i/>
          <w:iCs/>
        </w:rPr>
        <w:t xml:space="preserve"> </w:t>
      </w:r>
      <w:proofErr w:type="spellStart"/>
      <w:r w:rsidRPr="00B606DD">
        <w:rPr>
          <w:i/>
          <w:iCs/>
        </w:rPr>
        <w:t>ovat</w:t>
      </w:r>
      <w:proofErr w:type="spellEnd"/>
      <w:r w:rsidRPr="00B606DD">
        <w:rPr>
          <w:i/>
          <w:iCs/>
        </w:rPr>
        <w:t xml:space="preserve"> </w:t>
      </w:r>
      <w:proofErr w:type="spellStart"/>
      <w:r w:rsidRPr="00B606DD">
        <w:rPr>
          <w:i/>
          <w:iCs/>
        </w:rPr>
        <w:t>voineet</w:t>
      </w:r>
      <w:proofErr w:type="spellEnd"/>
      <w:r w:rsidRPr="00B606DD">
        <w:rPr>
          <w:i/>
          <w:iCs/>
        </w:rPr>
        <w:t xml:space="preserve"> </w:t>
      </w:r>
      <w:proofErr w:type="spellStart"/>
      <w:r w:rsidRPr="00B606DD">
        <w:rPr>
          <w:i/>
          <w:iCs/>
        </w:rPr>
        <w:t>painaa</w:t>
      </w:r>
      <w:proofErr w:type="spellEnd"/>
      <w:r w:rsidRPr="00B606DD">
        <w:rPr>
          <w:i/>
          <w:iCs/>
        </w:rPr>
        <w:t xml:space="preserve"> </w:t>
      </w:r>
      <w:proofErr w:type="spellStart"/>
      <w:r w:rsidRPr="00B606DD">
        <w:rPr>
          <w:i/>
          <w:iCs/>
        </w:rPr>
        <w:t>jarrua</w:t>
      </w:r>
      <w:proofErr w:type="spellEnd"/>
      <w:r w:rsidRPr="00B606DD">
        <w:rPr>
          <w:i/>
          <w:iCs/>
        </w:rPr>
        <w:t xml:space="preserve"> </w:t>
      </w:r>
      <w:proofErr w:type="spellStart"/>
      <w:r w:rsidRPr="00B606DD">
        <w:rPr>
          <w:i/>
          <w:iCs/>
        </w:rPr>
        <w:t>muun</w:t>
      </w:r>
      <w:proofErr w:type="spellEnd"/>
      <w:r w:rsidRPr="00B606DD">
        <w:rPr>
          <w:i/>
          <w:iCs/>
        </w:rPr>
        <w:t xml:space="preserve"> </w:t>
      </w:r>
      <w:proofErr w:type="spellStart"/>
      <w:r w:rsidRPr="00B606DD">
        <w:rPr>
          <w:i/>
          <w:iCs/>
        </w:rPr>
        <w:t>muassa</w:t>
      </w:r>
      <w:proofErr w:type="spellEnd"/>
      <w:r w:rsidRPr="00B606DD">
        <w:rPr>
          <w:i/>
          <w:iCs/>
        </w:rPr>
        <w:t xml:space="preserve"> </w:t>
      </w:r>
      <w:proofErr w:type="spellStart"/>
      <w:r w:rsidRPr="00B606DD">
        <w:rPr>
          <w:i/>
          <w:iCs/>
        </w:rPr>
        <w:t>vapaamielisten</w:t>
      </w:r>
      <w:proofErr w:type="spellEnd"/>
      <w:r w:rsidRPr="00B606DD">
        <w:rPr>
          <w:i/>
          <w:iCs/>
        </w:rPr>
        <w:t xml:space="preserve"> </w:t>
      </w:r>
      <w:proofErr w:type="spellStart"/>
      <w:r w:rsidRPr="00B606DD">
        <w:rPr>
          <w:b/>
          <w:bCs/>
          <w:i/>
          <w:iCs/>
        </w:rPr>
        <w:t>globalisaatiopoliitikkojen</w:t>
      </w:r>
      <w:proofErr w:type="spellEnd"/>
      <w:r w:rsidRPr="00B606DD">
        <w:rPr>
          <w:b/>
          <w:bCs/>
          <w:i/>
          <w:iCs/>
        </w:rPr>
        <w:t xml:space="preserve"> </w:t>
      </w:r>
      <w:proofErr w:type="spellStart"/>
      <w:r w:rsidRPr="00B606DD">
        <w:rPr>
          <w:b/>
          <w:bCs/>
          <w:i/>
          <w:iCs/>
        </w:rPr>
        <w:t>sekä</w:t>
      </w:r>
      <w:proofErr w:type="spellEnd"/>
      <w:r w:rsidRPr="00B606DD">
        <w:rPr>
          <w:b/>
          <w:bCs/>
          <w:i/>
          <w:iCs/>
        </w:rPr>
        <w:t xml:space="preserve"> </w:t>
      </w:r>
      <w:proofErr w:type="spellStart"/>
      <w:r w:rsidRPr="00B606DD">
        <w:rPr>
          <w:b/>
          <w:bCs/>
          <w:i/>
          <w:iCs/>
        </w:rPr>
        <w:t>heitä</w:t>
      </w:r>
      <w:proofErr w:type="spellEnd"/>
      <w:r w:rsidRPr="00B606DD">
        <w:rPr>
          <w:b/>
          <w:bCs/>
          <w:i/>
          <w:iCs/>
        </w:rPr>
        <w:t xml:space="preserve"> </w:t>
      </w:r>
      <w:proofErr w:type="spellStart"/>
      <w:r w:rsidRPr="00B606DD">
        <w:rPr>
          <w:b/>
          <w:bCs/>
          <w:i/>
          <w:iCs/>
        </w:rPr>
        <w:t>hännystelevän</w:t>
      </w:r>
      <w:proofErr w:type="spellEnd"/>
      <w:r w:rsidRPr="00B606DD">
        <w:rPr>
          <w:b/>
          <w:bCs/>
          <w:i/>
          <w:iCs/>
        </w:rPr>
        <w:t xml:space="preserve"> </w:t>
      </w:r>
      <w:proofErr w:type="spellStart"/>
      <w:r w:rsidRPr="00B606DD">
        <w:rPr>
          <w:b/>
          <w:bCs/>
          <w:i/>
          <w:iCs/>
        </w:rPr>
        <w:t>valtamedian</w:t>
      </w:r>
      <w:proofErr w:type="spellEnd"/>
      <w:r w:rsidRPr="00B606DD">
        <w:rPr>
          <w:b/>
          <w:bCs/>
          <w:i/>
          <w:iCs/>
        </w:rPr>
        <w:t xml:space="preserve"> </w:t>
      </w:r>
      <w:proofErr w:type="spellStart"/>
      <w:r w:rsidRPr="00B606DD">
        <w:rPr>
          <w:b/>
          <w:bCs/>
          <w:i/>
          <w:iCs/>
        </w:rPr>
        <w:t>massamaahanmuutto</w:t>
      </w:r>
      <w:proofErr w:type="spellEnd"/>
      <w:r w:rsidRPr="00B606DD">
        <w:rPr>
          <w:b/>
          <w:bCs/>
          <w:i/>
          <w:iCs/>
        </w:rPr>
        <w:t xml:space="preserve">- </w:t>
      </w:r>
      <w:proofErr w:type="spellStart"/>
      <w:r w:rsidRPr="00B606DD">
        <w:rPr>
          <w:b/>
          <w:bCs/>
          <w:i/>
          <w:iCs/>
        </w:rPr>
        <w:t>ja</w:t>
      </w:r>
      <w:proofErr w:type="spellEnd"/>
      <w:r w:rsidRPr="00B606DD">
        <w:rPr>
          <w:b/>
          <w:bCs/>
          <w:i/>
          <w:iCs/>
        </w:rPr>
        <w:t xml:space="preserve"> </w:t>
      </w:r>
      <w:proofErr w:type="spellStart"/>
      <w:r w:rsidRPr="00B606DD">
        <w:rPr>
          <w:b/>
          <w:bCs/>
          <w:i/>
          <w:iCs/>
        </w:rPr>
        <w:t>islamisointiprojekteille</w:t>
      </w:r>
      <w:proofErr w:type="spellEnd"/>
      <w:r w:rsidRPr="00B606DD">
        <w:rPr>
          <w:b/>
          <w:bCs/>
          <w:i/>
          <w:iCs/>
        </w:rPr>
        <w:t xml:space="preserve"> </w:t>
      </w:r>
      <w:proofErr w:type="spellStart"/>
      <w:r w:rsidRPr="00B606DD">
        <w:rPr>
          <w:b/>
          <w:bCs/>
          <w:i/>
          <w:iCs/>
        </w:rPr>
        <w:t>ilman</w:t>
      </w:r>
      <w:proofErr w:type="spellEnd"/>
      <w:r w:rsidRPr="00B606DD">
        <w:rPr>
          <w:b/>
          <w:bCs/>
          <w:i/>
          <w:iCs/>
        </w:rPr>
        <w:t>,</w:t>
      </w:r>
      <w:r w:rsidRPr="00B606DD">
        <w:rPr>
          <w:i/>
          <w:iCs/>
        </w:rPr>
        <w:t xml:space="preserve"> </w:t>
      </w:r>
      <w:proofErr w:type="spellStart"/>
      <w:r w:rsidRPr="00B606DD">
        <w:rPr>
          <w:i/>
          <w:iCs/>
        </w:rPr>
        <w:t>että</w:t>
      </w:r>
      <w:proofErr w:type="spellEnd"/>
      <w:r w:rsidRPr="00B606DD">
        <w:rPr>
          <w:i/>
          <w:iCs/>
        </w:rPr>
        <w:t xml:space="preserve"> </w:t>
      </w:r>
      <w:proofErr w:type="spellStart"/>
      <w:r w:rsidRPr="00B606DD">
        <w:rPr>
          <w:i/>
          <w:iCs/>
        </w:rPr>
        <w:t>tästä</w:t>
      </w:r>
      <w:proofErr w:type="spellEnd"/>
      <w:r w:rsidRPr="00B606DD">
        <w:rPr>
          <w:i/>
          <w:iCs/>
        </w:rPr>
        <w:t xml:space="preserve"> </w:t>
      </w:r>
      <w:proofErr w:type="spellStart"/>
      <w:r w:rsidRPr="00B606DD">
        <w:rPr>
          <w:i/>
          <w:iCs/>
        </w:rPr>
        <w:t>olisi</w:t>
      </w:r>
      <w:proofErr w:type="spellEnd"/>
      <w:r w:rsidRPr="00B606DD">
        <w:rPr>
          <w:i/>
          <w:iCs/>
        </w:rPr>
        <w:t xml:space="preserve"> </w:t>
      </w:r>
      <w:proofErr w:type="spellStart"/>
      <w:r w:rsidRPr="00B606DD">
        <w:rPr>
          <w:i/>
          <w:iCs/>
        </w:rPr>
        <w:t>syntynyt</w:t>
      </w:r>
      <w:proofErr w:type="spellEnd"/>
      <w:r w:rsidRPr="00B606DD">
        <w:rPr>
          <w:i/>
          <w:iCs/>
        </w:rPr>
        <w:t xml:space="preserve"> </w:t>
      </w:r>
      <w:proofErr w:type="spellStart"/>
      <w:r w:rsidRPr="00B606DD">
        <w:rPr>
          <w:i/>
          <w:iCs/>
        </w:rPr>
        <w:t>minkäänlaista</w:t>
      </w:r>
      <w:proofErr w:type="spellEnd"/>
      <w:r w:rsidRPr="00B606DD">
        <w:rPr>
          <w:i/>
          <w:iCs/>
        </w:rPr>
        <w:t xml:space="preserve"> </w:t>
      </w:r>
      <w:proofErr w:type="spellStart"/>
      <w:r w:rsidRPr="00B606DD">
        <w:rPr>
          <w:i/>
          <w:iCs/>
        </w:rPr>
        <w:t>Sveitsin</w:t>
      </w:r>
      <w:proofErr w:type="spellEnd"/>
      <w:r w:rsidRPr="00B606DD">
        <w:rPr>
          <w:i/>
          <w:iCs/>
        </w:rPr>
        <w:t xml:space="preserve"> </w:t>
      </w:r>
      <w:proofErr w:type="spellStart"/>
      <w:r w:rsidRPr="00B606DD">
        <w:rPr>
          <w:i/>
          <w:iCs/>
        </w:rPr>
        <w:t>eristämistä</w:t>
      </w:r>
      <w:proofErr w:type="spellEnd"/>
      <w:r w:rsidRPr="00B606DD">
        <w:rPr>
          <w:i/>
          <w:iCs/>
        </w:rPr>
        <w:t xml:space="preserve"> </w:t>
      </w:r>
      <w:proofErr w:type="spellStart"/>
      <w:r w:rsidRPr="00B606DD">
        <w:rPr>
          <w:i/>
          <w:iCs/>
        </w:rPr>
        <w:t>kansainvälisestä</w:t>
      </w:r>
      <w:proofErr w:type="spellEnd"/>
      <w:r w:rsidRPr="00B606DD">
        <w:rPr>
          <w:i/>
          <w:iCs/>
        </w:rPr>
        <w:t xml:space="preserve"> </w:t>
      </w:r>
      <w:proofErr w:type="spellStart"/>
      <w:r w:rsidRPr="00B606DD">
        <w:rPr>
          <w:i/>
          <w:iCs/>
        </w:rPr>
        <w:t>yhteisöstä</w:t>
      </w:r>
      <w:proofErr w:type="spellEnd"/>
      <w:r w:rsidRPr="00B606DD">
        <w:rPr>
          <w:i/>
          <w:iCs/>
        </w:rPr>
        <w:t xml:space="preserve">. […] </w:t>
      </w:r>
      <w:proofErr w:type="spellStart"/>
      <w:r w:rsidRPr="00B606DD">
        <w:rPr>
          <w:i/>
          <w:iCs/>
        </w:rPr>
        <w:t>Lopuksi</w:t>
      </w:r>
      <w:proofErr w:type="spellEnd"/>
      <w:r w:rsidRPr="00B606DD">
        <w:rPr>
          <w:i/>
          <w:iCs/>
        </w:rPr>
        <w:t xml:space="preserve"> </w:t>
      </w:r>
      <w:proofErr w:type="spellStart"/>
      <w:r w:rsidRPr="00B606DD">
        <w:rPr>
          <w:i/>
          <w:iCs/>
        </w:rPr>
        <w:t>totean</w:t>
      </w:r>
      <w:proofErr w:type="spellEnd"/>
      <w:r w:rsidRPr="00B606DD">
        <w:rPr>
          <w:i/>
          <w:iCs/>
        </w:rPr>
        <w:t xml:space="preserve"> </w:t>
      </w:r>
      <w:proofErr w:type="spellStart"/>
      <w:r w:rsidRPr="00B606DD">
        <w:rPr>
          <w:i/>
          <w:iCs/>
        </w:rPr>
        <w:t>nopeasti</w:t>
      </w:r>
      <w:proofErr w:type="spellEnd"/>
      <w:r w:rsidRPr="00B606DD">
        <w:rPr>
          <w:i/>
          <w:iCs/>
        </w:rPr>
        <w:t xml:space="preserve">, </w:t>
      </w:r>
      <w:proofErr w:type="spellStart"/>
      <w:r w:rsidRPr="00B606DD">
        <w:rPr>
          <w:i/>
          <w:iCs/>
        </w:rPr>
        <w:t>että</w:t>
      </w:r>
      <w:proofErr w:type="spellEnd"/>
      <w:r w:rsidRPr="00B606DD">
        <w:rPr>
          <w:i/>
          <w:iCs/>
        </w:rPr>
        <w:t xml:space="preserve"> </w:t>
      </w:r>
      <w:proofErr w:type="spellStart"/>
      <w:r w:rsidRPr="00B606DD">
        <w:rPr>
          <w:b/>
          <w:bCs/>
          <w:i/>
          <w:iCs/>
        </w:rPr>
        <w:t>kannatan</w:t>
      </w:r>
      <w:proofErr w:type="spellEnd"/>
      <w:r w:rsidRPr="00B606DD">
        <w:rPr>
          <w:b/>
          <w:bCs/>
          <w:i/>
          <w:iCs/>
        </w:rPr>
        <w:t xml:space="preserve"> </w:t>
      </w:r>
      <w:proofErr w:type="spellStart"/>
      <w:r w:rsidRPr="00B606DD">
        <w:rPr>
          <w:b/>
          <w:bCs/>
          <w:i/>
          <w:iCs/>
        </w:rPr>
        <w:t>tätä</w:t>
      </w:r>
      <w:proofErr w:type="spellEnd"/>
      <w:r w:rsidRPr="00B606DD">
        <w:rPr>
          <w:b/>
          <w:bCs/>
          <w:i/>
          <w:iCs/>
        </w:rPr>
        <w:t xml:space="preserve"> </w:t>
      </w:r>
      <w:proofErr w:type="spellStart"/>
      <w:r w:rsidRPr="00B606DD">
        <w:rPr>
          <w:b/>
          <w:bCs/>
          <w:i/>
          <w:iCs/>
        </w:rPr>
        <w:t>edustaja</w:t>
      </w:r>
      <w:proofErr w:type="spellEnd"/>
      <w:r w:rsidRPr="00B606DD">
        <w:rPr>
          <w:b/>
          <w:bCs/>
          <w:i/>
          <w:iCs/>
        </w:rPr>
        <w:t xml:space="preserve"> </w:t>
      </w:r>
      <w:proofErr w:type="spellStart"/>
      <w:r w:rsidRPr="00B606DD">
        <w:rPr>
          <w:b/>
          <w:bCs/>
          <w:i/>
          <w:iCs/>
        </w:rPr>
        <w:t>Hirvisaaren</w:t>
      </w:r>
      <w:proofErr w:type="spellEnd"/>
      <w:r w:rsidRPr="00B606DD">
        <w:rPr>
          <w:b/>
          <w:bCs/>
          <w:i/>
          <w:iCs/>
        </w:rPr>
        <w:t xml:space="preserve"> </w:t>
      </w:r>
      <w:proofErr w:type="spellStart"/>
      <w:r w:rsidRPr="00B606DD">
        <w:rPr>
          <w:b/>
          <w:bCs/>
          <w:i/>
          <w:iCs/>
        </w:rPr>
        <w:t>tekemää</w:t>
      </w:r>
      <w:proofErr w:type="spellEnd"/>
      <w:r w:rsidRPr="00B606DD">
        <w:rPr>
          <w:b/>
          <w:bCs/>
          <w:i/>
          <w:iCs/>
        </w:rPr>
        <w:t xml:space="preserve"> </w:t>
      </w:r>
      <w:proofErr w:type="spellStart"/>
      <w:r w:rsidRPr="00B606DD">
        <w:rPr>
          <w:b/>
          <w:bCs/>
          <w:i/>
          <w:iCs/>
        </w:rPr>
        <w:t>erinomaista</w:t>
      </w:r>
      <w:proofErr w:type="spellEnd"/>
      <w:r w:rsidRPr="00B606DD">
        <w:rPr>
          <w:b/>
          <w:bCs/>
          <w:i/>
          <w:iCs/>
        </w:rPr>
        <w:t xml:space="preserve"> </w:t>
      </w:r>
      <w:proofErr w:type="spellStart"/>
      <w:r w:rsidRPr="00B606DD">
        <w:rPr>
          <w:b/>
          <w:bCs/>
          <w:i/>
          <w:iCs/>
        </w:rPr>
        <w:t>lakialoitetta</w:t>
      </w:r>
      <w:proofErr w:type="spellEnd"/>
      <w:r w:rsidRPr="00B606DD">
        <w:rPr>
          <w:b/>
          <w:bCs/>
          <w:i/>
          <w:iCs/>
        </w:rPr>
        <w:t>.</w:t>
      </w:r>
      <w:r w:rsidRPr="00B606DD">
        <w:rPr>
          <w:i/>
          <w:iCs/>
        </w:rPr>
        <w:t>"</w:t>
      </w:r>
      <w:r w:rsidRPr="00B606DD" w:rsidR="00B93464">
        <w:br/>
      </w:r>
      <w:r w:rsidRPr="00B606DD" w:rsidR="00B93464">
        <w:br/>
      </w:r>
      <w:r w:rsidRPr="00B606DD">
        <w:t>"</w:t>
      </w:r>
      <w:r w:rsidRPr="00B606DD">
        <w:rPr>
          <w:b/>
          <w:bCs/>
        </w:rPr>
        <w:t>Local Europhile consensus politicians and Brussels bureaucrats have almost completely degraded our country into a meaningless EU</w:t>
      </w:r>
      <w:r w:rsidRPr="00B606DD">
        <w:t xml:space="preserve"> side province. Honoured chairman! A representative of Finnish democracy must always place Finland and the Finnish people first. </w:t>
      </w:r>
      <w:r w:rsidRPr="00B606DD">
        <w:rPr>
          <w:b/>
          <w:bCs/>
        </w:rPr>
        <w:t xml:space="preserve">Sometimes, this requires radical measures, but what is in the interest of the </w:t>
      </w:r>
      <w:r w:rsidRPr="00B606DD" w:rsidR="00506110">
        <w:rPr>
          <w:b/>
          <w:bCs/>
        </w:rPr>
        <w:t>people</w:t>
      </w:r>
      <w:r w:rsidRPr="00B606DD">
        <w:t xml:space="preserve"> can never be insurmountable. […] Through referenda, the Swiss have pulled the brakes on, for example, </w:t>
      </w:r>
      <w:r w:rsidRPr="00B606DD">
        <w:rPr>
          <w:b/>
          <w:bCs/>
        </w:rPr>
        <w:t>the mass-immigration and Islamisation projects of liberal globalist politicians and the mainstream media brown-nosing them, without</w:t>
      </w:r>
      <w:r w:rsidRPr="00B606DD">
        <w:t xml:space="preserve"> Switzerland being shunned from the international community. […] Finally, I quickly announce that </w:t>
      </w:r>
      <w:r w:rsidRPr="00B606DD">
        <w:rPr>
          <w:b/>
          <w:bCs/>
        </w:rPr>
        <w:t xml:space="preserve">I support this excellent bill proposed by MP </w:t>
      </w:r>
      <w:proofErr w:type="spellStart"/>
      <w:r w:rsidRPr="00B606DD">
        <w:rPr>
          <w:b/>
          <w:bCs/>
        </w:rPr>
        <w:t>Hirvisaari</w:t>
      </w:r>
      <w:proofErr w:type="spellEnd"/>
      <w:r w:rsidRPr="00B606DD">
        <w:rPr>
          <w:b/>
          <w:bCs/>
        </w:rPr>
        <w:t>.</w:t>
      </w:r>
      <w:r w:rsidRPr="00B606DD">
        <w:t>"</w:t>
      </w:r>
    </w:p>
    <w:p w:rsidRPr="00B606DD" w:rsidR="007A50DC" w:rsidP="3F1F5300" w:rsidRDefault="00751FC0" w14:paraId="6E805D8A" w14:textId="377F0714">
      <w:pPr>
        <w:pStyle w:val="FirstParagraph"/>
        <w:jc w:val="both"/>
        <w:rPr>
          <w:lang w:val="en-GB"/>
        </w:rPr>
      </w:pPr>
      <w:r w:rsidRPr="3F1F5300" w:rsidR="00751FC0">
        <w:rPr>
          <w:lang w:val="en-GB"/>
        </w:rPr>
        <w:t xml:space="preserve">Six out of the 100 speeches were correctly </w:t>
      </w:r>
      <w:r w:rsidRPr="3F1F5300" w:rsidR="00751FC0">
        <w:rPr>
          <w:lang w:val="en-GB"/>
        </w:rPr>
        <w:t>identified</w:t>
      </w:r>
      <w:r w:rsidRPr="3F1F5300" w:rsidR="00751FC0">
        <w:rPr>
          <w:lang w:val="en-GB"/>
        </w:rPr>
        <w:t xml:space="preserve"> by at least 80% of respondents. One of these speeches was entirely in Swedish, which is what made it easy to </w:t>
      </w:r>
      <w:del w:author="Otto Tarkka" w:date="2025-08-20T08:15:19.984Z" w:id="1595010394">
        <w:r w:rsidRPr="3F1F5300" w:rsidDel="00751FC0">
          <w:rPr>
            <w:lang w:val="en-GB"/>
          </w:rPr>
          <w:delText>connect to</w:delText>
        </w:r>
      </w:del>
      <w:ins w:author="Otto Tarkka" w:date="2025-08-20T08:15:22.432Z" w:id="1965161223">
        <w:r w:rsidRPr="3F1F5300" w:rsidR="5B23AA81">
          <w:rPr>
            <w:lang w:val="en-GB"/>
          </w:rPr>
          <w:t>associate with</w:t>
        </w:r>
      </w:ins>
      <w:r w:rsidRPr="3F1F5300" w:rsidR="00751FC0">
        <w:rPr>
          <w:lang w:val="en-GB"/>
        </w:rPr>
        <w:t xml:space="preserve"> the Swedish People’s Party. Four speeches </w:t>
      </w:r>
      <w:r w:rsidRPr="3F1F5300" w:rsidR="00751FC0">
        <w:rPr>
          <w:lang w:val="en-GB"/>
        </w:rPr>
        <w:t>directly mentioned</w:t>
      </w:r>
      <w:r w:rsidRPr="3F1F5300" w:rsidR="00751FC0">
        <w:rPr>
          <w:lang w:val="en-GB"/>
        </w:rPr>
        <w:t xml:space="preserve"> the name of the party in question. The sixth speech is shown in part in Example </w:t>
      </w:r>
      <w:r w:rsidRPr="3F1F5300" w:rsidR="00751FC0">
        <w:rPr>
          <w:color w:val="4F80BD"/>
          <w:lang w:val="en-GB"/>
        </w:rPr>
        <w:t>3</w:t>
      </w:r>
      <w:r w:rsidRPr="3F1F5300" w:rsidR="00751FC0">
        <w:rPr>
          <w:lang w:val="en-GB"/>
        </w:rPr>
        <w:t xml:space="preserve">. This speech comes from the Finns and is easily </w:t>
      </w:r>
      <w:r w:rsidRPr="3F1F5300" w:rsidR="00751FC0">
        <w:rPr>
          <w:lang w:val="en-GB"/>
        </w:rPr>
        <w:t>identified</w:t>
      </w:r>
      <w:r w:rsidRPr="3F1F5300" w:rsidR="00751FC0">
        <w:rPr>
          <w:lang w:val="en-GB"/>
        </w:rPr>
        <w:t xml:space="preserve"> due to its anti-EU and anti-immigrant sentiment as well as the compliments given to MP </w:t>
      </w:r>
      <w:r w:rsidRPr="3F1F5300" w:rsidR="00751FC0">
        <w:rPr>
          <w:lang w:val="en-GB"/>
        </w:rPr>
        <w:t>Hirvisaari</w:t>
      </w:r>
      <w:r w:rsidRPr="3F1F5300" w:rsidR="00751FC0">
        <w:rPr>
          <w:lang w:val="en-GB"/>
        </w:rPr>
        <w:t xml:space="preserve">, who was a </w:t>
      </w:r>
      <w:r w:rsidRPr="3F1F5300" w:rsidR="00751FC0">
        <w:rPr>
          <w:lang w:val="en-GB"/>
        </w:rPr>
        <w:t>relatively well-known</w:t>
      </w:r>
      <w:r w:rsidRPr="3F1F5300" w:rsidR="00751FC0">
        <w:rPr>
          <w:lang w:val="en-GB"/>
        </w:rPr>
        <w:t xml:space="preserve"> Finns MP. There is considerable overlap between the model’s and the respondents’ cues. Both the model and the respondents </w:t>
      </w:r>
      <w:del w:author="Otto Tarkka" w:date="2025-08-20T08:15:56.3Z" w:id="306373390">
        <w:r w:rsidRPr="3F1F5300" w:rsidDel="00751FC0">
          <w:rPr>
            <w:lang w:val="en-GB"/>
          </w:rPr>
          <w:delText xml:space="preserve">have </w:delText>
        </w:r>
      </w:del>
      <w:r w:rsidRPr="3F1F5300" w:rsidR="00751FC0">
        <w:rPr>
          <w:lang w:val="en-GB"/>
        </w:rPr>
        <w:t>identified</w:t>
      </w:r>
      <w:r w:rsidRPr="3F1F5300" w:rsidR="00751FC0">
        <w:rPr>
          <w:lang w:val="en-GB"/>
        </w:rPr>
        <w:t xml:space="preserve"> the EU sceptic populist terminology, such as “Brussels bureaucrats” and “globalist politicians</w:t>
      </w:r>
      <w:r w:rsidRPr="3F1F5300" w:rsidR="00751FC0">
        <w:rPr>
          <w:lang w:val="en-GB"/>
        </w:rPr>
        <w:t>”.</w:t>
      </w:r>
      <w:r w:rsidRPr="3F1F5300" w:rsidR="00751FC0">
        <w:rPr>
          <w:lang w:val="en-GB"/>
        </w:rPr>
        <w:t xml:space="preserve"> This example shows that the model explanations can be closely aligned with human intuition, especially when the cues are as strong as they are here.</w:t>
      </w:r>
    </w:p>
    <w:p w:rsidRPr="00B606DD" w:rsidR="007A50DC" w:rsidRDefault="00751FC0" w14:paraId="4D915D7C" w14:textId="77777777">
      <w:pPr>
        <w:pStyle w:val="Heading3"/>
      </w:pPr>
      <w:bookmarkStart w:name="model-errors" w:id="24"/>
      <w:bookmarkEnd w:id="23"/>
      <w:r w:rsidRPr="00B606DD">
        <w:t>Model errors</w:t>
      </w:r>
    </w:p>
    <w:p w:rsidRPr="00B606DD" w:rsidR="007A50DC" w:rsidRDefault="00B93464" w14:paraId="5CBC3CAE" w14:textId="47E21B0D">
      <w:pPr>
        <w:numPr>
          <w:ilvl w:val="0"/>
          <w:numId w:val="5"/>
        </w:numPr>
      </w:pPr>
      <w:proofErr w:type="gramStart"/>
      <w:r w:rsidRPr="00B606DD">
        <w:rPr>
          <w:i/>
          <w:iCs/>
        </w:rPr>
        <w:t>”</w:t>
      </w:r>
      <w:proofErr w:type="spellStart"/>
      <w:r w:rsidRPr="00B606DD" w:rsidR="00751FC0">
        <w:rPr>
          <w:i/>
          <w:iCs/>
        </w:rPr>
        <w:t>Tarkastakaa</w:t>
      </w:r>
      <w:proofErr w:type="spellEnd"/>
      <w:proofErr w:type="gramEnd"/>
      <w:r w:rsidRPr="00B606DD" w:rsidR="00751FC0">
        <w:rPr>
          <w:i/>
          <w:iCs/>
        </w:rPr>
        <w:t xml:space="preserve">, </w:t>
      </w:r>
      <w:proofErr w:type="spellStart"/>
      <w:r w:rsidRPr="00B606DD" w:rsidR="00751FC0">
        <w:rPr>
          <w:i/>
          <w:iCs/>
        </w:rPr>
        <w:t>miten</w:t>
      </w:r>
      <w:proofErr w:type="spellEnd"/>
      <w:r w:rsidRPr="00B606DD" w:rsidR="00751FC0">
        <w:rPr>
          <w:i/>
          <w:iCs/>
        </w:rPr>
        <w:t xml:space="preserve"> </w:t>
      </w:r>
      <w:proofErr w:type="spellStart"/>
      <w:r w:rsidRPr="00B606DD" w:rsidR="00751FC0">
        <w:rPr>
          <w:i/>
          <w:iCs/>
        </w:rPr>
        <w:t>oli</w:t>
      </w:r>
      <w:proofErr w:type="spellEnd"/>
      <w:r w:rsidRPr="00B606DD" w:rsidR="00751FC0">
        <w:rPr>
          <w:i/>
          <w:iCs/>
        </w:rPr>
        <w:t xml:space="preserve"> </w:t>
      </w:r>
      <w:proofErr w:type="spellStart"/>
      <w:r w:rsidRPr="00B606DD" w:rsidR="00751FC0">
        <w:rPr>
          <w:i/>
          <w:iCs/>
        </w:rPr>
        <w:t>euroalueella</w:t>
      </w:r>
      <w:proofErr w:type="spellEnd"/>
      <w:r w:rsidRPr="00B606DD" w:rsidR="00751FC0">
        <w:rPr>
          <w:i/>
          <w:iCs/>
        </w:rPr>
        <w:t xml:space="preserve"> </w:t>
      </w:r>
      <w:proofErr w:type="spellStart"/>
      <w:r w:rsidRPr="00B606DD" w:rsidR="00751FC0">
        <w:rPr>
          <w:i/>
          <w:iCs/>
        </w:rPr>
        <w:t>siihen</w:t>
      </w:r>
      <w:proofErr w:type="spellEnd"/>
      <w:r w:rsidRPr="00B606DD" w:rsidR="00751FC0">
        <w:rPr>
          <w:i/>
          <w:iCs/>
        </w:rPr>
        <w:t xml:space="preserve"> </w:t>
      </w:r>
      <w:proofErr w:type="spellStart"/>
      <w:r w:rsidRPr="00B606DD" w:rsidR="00751FC0">
        <w:rPr>
          <w:i/>
          <w:iCs/>
        </w:rPr>
        <w:t>aikaan</w:t>
      </w:r>
      <w:proofErr w:type="spellEnd"/>
      <w:r w:rsidRPr="00B606DD" w:rsidR="00751FC0">
        <w:rPr>
          <w:i/>
          <w:iCs/>
        </w:rPr>
        <w:t xml:space="preserve">, </w:t>
      </w:r>
      <w:proofErr w:type="spellStart"/>
      <w:r w:rsidRPr="00B606DD" w:rsidR="00751FC0">
        <w:rPr>
          <w:i/>
          <w:iCs/>
        </w:rPr>
        <w:t>oliko</w:t>
      </w:r>
      <w:proofErr w:type="spellEnd"/>
      <w:r w:rsidRPr="00B606DD" w:rsidR="00751FC0">
        <w:rPr>
          <w:i/>
          <w:iCs/>
        </w:rPr>
        <w:t xml:space="preserve"> </w:t>
      </w:r>
      <w:proofErr w:type="spellStart"/>
      <w:r w:rsidRPr="00B606DD" w:rsidR="00751FC0">
        <w:rPr>
          <w:i/>
          <w:iCs/>
        </w:rPr>
        <w:t>siellä</w:t>
      </w:r>
      <w:proofErr w:type="spellEnd"/>
      <w:r w:rsidRPr="00B606DD" w:rsidR="00751FC0">
        <w:rPr>
          <w:i/>
          <w:iCs/>
        </w:rPr>
        <w:t xml:space="preserve"> </w:t>
      </w:r>
      <w:proofErr w:type="spellStart"/>
      <w:r w:rsidRPr="00B606DD" w:rsidR="00751FC0">
        <w:rPr>
          <w:i/>
          <w:iCs/>
        </w:rPr>
        <w:t>talouskasvua</w:t>
      </w:r>
      <w:proofErr w:type="spellEnd"/>
      <w:r w:rsidRPr="00B606DD" w:rsidR="00751FC0">
        <w:rPr>
          <w:i/>
          <w:iCs/>
        </w:rPr>
        <w:t xml:space="preserve">. Oli, </w:t>
      </w:r>
      <w:proofErr w:type="spellStart"/>
      <w:r w:rsidRPr="00B606DD" w:rsidR="00751FC0">
        <w:rPr>
          <w:b/>
          <w:bCs/>
          <w:i/>
          <w:iCs/>
        </w:rPr>
        <w:t>ja</w:t>
      </w:r>
      <w:proofErr w:type="spellEnd"/>
      <w:r w:rsidRPr="00B606DD" w:rsidR="00751FC0">
        <w:rPr>
          <w:b/>
          <w:bCs/>
          <w:i/>
          <w:iCs/>
        </w:rPr>
        <w:t xml:space="preserve"> </w:t>
      </w:r>
      <w:proofErr w:type="spellStart"/>
      <w:r w:rsidRPr="00B606DD" w:rsidR="00751FC0">
        <w:rPr>
          <w:b/>
          <w:bCs/>
          <w:i/>
          <w:iCs/>
        </w:rPr>
        <w:t>sen</w:t>
      </w:r>
      <w:proofErr w:type="spellEnd"/>
      <w:r w:rsidRPr="00B606DD" w:rsidR="00751FC0">
        <w:rPr>
          <w:b/>
          <w:bCs/>
          <w:i/>
          <w:iCs/>
        </w:rPr>
        <w:t xml:space="preserve"> </w:t>
      </w:r>
      <w:proofErr w:type="spellStart"/>
      <w:r w:rsidRPr="00B606DD" w:rsidR="00751FC0">
        <w:rPr>
          <w:b/>
          <w:bCs/>
          <w:i/>
          <w:iCs/>
        </w:rPr>
        <w:t>avulla</w:t>
      </w:r>
      <w:proofErr w:type="spellEnd"/>
      <w:r w:rsidRPr="00B606DD" w:rsidR="00751FC0">
        <w:rPr>
          <w:b/>
          <w:bCs/>
          <w:i/>
          <w:iCs/>
        </w:rPr>
        <w:t xml:space="preserve"> </w:t>
      </w:r>
      <w:proofErr w:type="spellStart"/>
      <w:r w:rsidRPr="00B606DD" w:rsidR="00751FC0">
        <w:rPr>
          <w:b/>
          <w:bCs/>
          <w:i/>
          <w:iCs/>
        </w:rPr>
        <w:t>Suomikin</w:t>
      </w:r>
      <w:proofErr w:type="spellEnd"/>
      <w:r w:rsidRPr="00B606DD" w:rsidR="00751FC0">
        <w:rPr>
          <w:b/>
          <w:bCs/>
          <w:i/>
          <w:iCs/>
        </w:rPr>
        <w:t xml:space="preserve"> </w:t>
      </w:r>
      <w:proofErr w:type="spellStart"/>
      <w:r w:rsidRPr="00B606DD" w:rsidR="00751FC0">
        <w:rPr>
          <w:b/>
          <w:bCs/>
          <w:i/>
          <w:iCs/>
        </w:rPr>
        <w:t>pääsi</w:t>
      </w:r>
      <w:proofErr w:type="spellEnd"/>
      <w:r w:rsidRPr="00B606DD" w:rsidR="00751FC0">
        <w:rPr>
          <w:b/>
          <w:bCs/>
          <w:i/>
          <w:iCs/>
        </w:rPr>
        <w:t xml:space="preserve"> </w:t>
      </w:r>
      <w:proofErr w:type="spellStart"/>
      <w:r w:rsidRPr="00B606DD" w:rsidR="00751FC0">
        <w:rPr>
          <w:b/>
          <w:bCs/>
          <w:i/>
          <w:iCs/>
        </w:rPr>
        <w:t>sitten</w:t>
      </w:r>
      <w:proofErr w:type="spellEnd"/>
      <w:r w:rsidRPr="00B606DD" w:rsidR="00751FC0">
        <w:rPr>
          <w:b/>
          <w:bCs/>
          <w:i/>
          <w:iCs/>
        </w:rPr>
        <w:t xml:space="preserve"> </w:t>
      </w:r>
      <w:proofErr w:type="spellStart"/>
      <w:r w:rsidRPr="00B606DD" w:rsidR="00751FC0">
        <w:rPr>
          <w:b/>
          <w:bCs/>
          <w:i/>
          <w:iCs/>
        </w:rPr>
        <w:t>talouskasvun</w:t>
      </w:r>
      <w:proofErr w:type="spellEnd"/>
      <w:r w:rsidRPr="00B606DD" w:rsidR="00751FC0">
        <w:rPr>
          <w:b/>
          <w:bCs/>
          <w:i/>
          <w:iCs/>
        </w:rPr>
        <w:t xml:space="preserve"> </w:t>
      </w:r>
      <w:proofErr w:type="spellStart"/>
      <w:r w:rsidRPr="00B606DD" w:rsidR="00751FC0">
        <w:rPr>
          <w:b/>
          <w:bCs/>
          <w:i/>
          <w:iCs/>
        </w:rPr>
        <w:t>imuun</w:t>
      </w:r>
      <w:proofErr w:type="spellEnd"/>
      <w:r w:rsidRPr="00B606DD" w:rsidR="00751FC0">
        <w:rPr>
          <w:b/>
          <w:bCs/>
          <w:i/>
          <w:iCs/>
        </w:rPr>
        <w:t xml:space="preserve"> </w:t>
      </w:r>
      <w:proofErr w:type="spellStart"/>
      <w:r w:rsidRPr="00B606DD" w:rsidR="00751FC0">
        <w:rPr>
          <w:b/>
          <w:bCs/>
          <w:i/>
          <w:iCs/>
        </w:rPr>
        <w:t>mukaan</w:t>
      </w:r>
      <w:proofErr w:type="spellEnd"/>
      <w:r w:rsidRPr="00B606DD" w:rsidR="00751FC0">
        <w:rPr>
          <w:b/>
          <w:bCs/>
          <w:i/>
          <w:iCs/>
        </w:rPr>
        <w:t xml:space="preserve">. </w:t>
      </w:r>
      <w:proofErr w:type="spellStart"/>
      <w:r w:rsidRPr="00B606DD" w:rsidR="00751FC0">
        <w:rPr>
          <w:b/>
          <w:bCs/>
          <w:i/>
          <w:iCs/>
        </w:rPr>
        <w:t>Kysyisin</w:t>
      </w:r>
      <w:proofErr w:type="spellEnd"/>
      <w:r w:rsidRPr="00B606DD" w:rsidR="00751FC0">
        <w:rPr>
          <w:i/>
          <w:iCs/>
        </w:rPr>
        <w:t xml:space="preserve"> </w:t>
      </w:r>
      <w:proofErr w:type="spellStart"/>
      <w:r w:rsidRPr="00B606DD" w:rsidR="00751FC0">
        <w:rPr>
          <w:i/>
          <w:iCs/>
        </w:rPr>
        <w:t>pääministeriltä</w:t>
      </w:r>
      <w:proofErr w:type="spellEnd"/>
      <w:r w:rsidRPr="00B606DD" w:rsidR="00751FC0">
        <w:rPr>
          <w:i/>
          <w:iCs/>
        </w:rPr>
        <w:t xml:space="preserve"> </w:t>
      </w:r>
      <w:proofErr w:type="spellStart"/>
      <w:r w:rsidRPr="00B606DD" w:rsidR="00751FC0">
        <w:rPr>
          <w:i/>
          <w:iCs/>
        </w:rPr>
        <w:t>sitä</w:t>
      </w:r>
      <w:proofErr w:type="spellEnd"/>
      <w:r w:rsidRPr="00B606DD" w:rsidR="00751FC0">
        <w:rPr>
          <w:i/>
          <w:iCs/>
        </w:rPr>
        <w:t xml:space="preserve">, </w:t>
      </w:r>
      <w:proofErr w:type="spellStart"/>
      <w:r w:rsidRPr="00B606DD" w:rsidR="00751FC0">
        <w:rPr>
          <w:i/>
          <w:iCs/>
        </w:rPr>
        <w:t>uskooko</w:t>
      </w:r>
      <w:proofErr w:type="spellEnd"/>
      <w:r w:rsidRPr="00B606DD" w:rsidR="00751FC0">
        <w:rPr>
          <w:i/>
          <w:iCs/>
        </w:rPr>
        <w:t xml:space="preserve"> </w:t>
      </w:r>
      <w:proofErr w:type="spellStart"/>
      <w:r w:rsidRPr="00B606DD" w:rsidR="00751FC0">
        <w:rPr>
          <w:i/>
          <w:iCs/>
        </w:rPr>
        <w:t>hän</w:t>
      </w:r>
      <w:proofErr w:type="spellEnd"/>
      <w:r w:rsidRPr="00B606DD" w:rsidR="00751FC0">
        <w:rPr>
          <w:i/>
          <w:iCs/>
        </w:rPr>
        <w:t xml:space="preserve"> </w:t>
      </w:r>
      <w:proofErr w:type="spellStart"/>
      <w:r w:rsidRPr="00B606DD" w:rsidR="00751FC0">
        <w:rPr>
          <w:i/>
          <w:iCs/>
        </w:rPr>
        <w:t>nyt</w:t>
      </w:r>
      <w:proofErr w:type="spellEnd"/>
      <w:r w:rsidRPr="00B606DD" w:rsidR="00751FC0">
        <w:rPr>
          <w:i/>
          <w:iCs/>
        </w:rPr>
        <w:t xml:space="preserve">, </w:t>
      </w:r>
      <w:proofErr w:type="spellStart"/>
      <w:r w:rsidRPr="00B606DD" w:rsidR="00751FC0">
        <w:rPr>
          <w:i/>
          <w:iCs/>
        </w:rPr>
        <w:t>että</w:t>
      </w:r>
      <w:proofErr w:type="spellEnd"/>
      <w:r w:rsidRPr="00B606DD" w:rsidR="00751FC0">
        <w:rPr>
          <w:i/>
          <w:iCs/>
        </w:rPr>
        <w:t xml:space="preserve"> </w:t>
      </w:r>
      <w:proofErr w:type="spellStart"/>
      <w:r w:rsidRPr="00B606DD" w:rsidR="00751FC0">
        <w:rPr>
          <w:i/>
          <w:iCs/>
        </w:rPr>
        <w:t>tällainen</w:t>
      </w:r>
      <w:proofErr w:type="spellEnd"/>
      <w:r w:rsidRPr="00B606DD" w:rsidR="00751FC0">
        <w:rPr>
          <w:i/>
          <w:iCs/>
        </w:rPr>
        <w:t xml:space="preserve"> </w:t>
      </w:r>
      <w:proofErr w:type="spellStart"/>
      <w:r w:rsidRPr="00B606DD" w:rsidR="00751FC0">
        <w:rPr>
          <w:i/>
          <w:iCs/>
        </w:rPr>
        <w:t>vastaavantyyppinen</w:t>
      </w:r>
      <w:proofErr w:type="spellEnd"/>
      <w:r w:rsidRPr="00B606DD" w:rsidR="00751FC0">
        <w:rPr>
          <w:i/>
          <w:iCs/>
        </w:rPr>
        <w:t xml:space="preserve"> </w:t>
      </w:r>
      <w:proofErr w:type="spellStart"/>
      <w:r w:rsidRPr="00B606DD" w:rsidR="00751FC0">
        <w:rPr>
          <w:i/>
          <w:iCs/>
        </w:rPr>
        <w:t>elvytys</w:t>
      </w:r>
      <w:proofErr w:type="spellEnd"/>
      <w:r w:rsidRPr="00B606DD" w:rsidR="00751FC0">
        <w:rPr>
          <w:i/>
          <w:iCs/>
        </w:rPr>
        <w:t xml:space="preserve">, </w:t>
      </w:r>
      <w:proofErr w:type="spellStart"/>
      <w:r w:rsidRPr="00B606DD" w:rsidR="00751FC0">
        <w:rPr>
          <w:i/>
          <w:iCs/>
        </w:rPr>
        <w:t>mikä</w:t>
      </w:r>
      <w:proofErr w:type="spellEnd"/>
      <w:r w:rsidRPr="00B606DD" w:rsidR="00751FC0">
        <w:rPr>
          <w:i/>
          <w:iCs/>
        </w:rPr>
        <w:t xml:space="preserve"> </w:t>
      </w:r>
      <w:proofErr w:type="spellStart"/>
      <w:r w:rsidRPr="00B606DD" w:rsidR="00751FC0">
        <w:rPr>
          <w:i/>
          <w:iCs/>
        </w:rPr>
        <w:t>tehtiin</w:t>
      </w:r>
      <w:proofErr w:type="spellEnd"/>
      <w:r w:rsidRPr="00B606DD" w:rsidR="00751FC0">
        <w:rPr>
          <w:i/>
          <w:iCs/>
        </w:rPr>
        <w:t xml:space="preserve"> </w:t>
      </w:r>
      <w:proofErr w:type="spellStart"/>
      <w:r w:rsidRPr="00B606DD" w:rsidR="00751FC0">
        <w:rPr>
          <w:i/>
          <w:iCs/>
        </w:rPr>
        <w:t>silloin</w:t>
      </w:r>
      <w:proofErr w:type="spellEnd"/>
      <w:r w:rsidRPr="00B606DD" w:rsidR="00751FC0">
        <w:rPr>
          <w:i/>
          <w:iCs/>
        </w:rPr>
        <w:t xml:space="preserve"> 2009, 2010 </w:t>
      </w:r>
      <w:proofErr w:type="spellStart"/>
      <w:r w:rsidRPr="00B606DD" w:rsidR="00751FC0">
        <w:rPr>
          <w:i/>
          <w:iCs/>
        </w:rPr>
        <w:t>ja</w:t>
      </w:r>
      <w:proofErr w:type="spellEnd"/>
      <w:r w:rsidRPr="00B606DD" w:rsidR="00751FC0">
        <w:rPr>
          <w:i/>
          <w:iCs/>
        </w:rPr>
        <w:t xml:space="preserve"> 2011, </w:t>
      </w:r>
      <w:proofErr w:type="spellStart"/>
      <w:r w:rsidRPr="00B606DD" w:rsidR="00751FC0">
        <w:rPr>
          <w:i/>
          <w:iCs/>
        </w:rPr>
        <w:t>aikaansaisi</w:t>
      </w:r>
      <w:proofErr w:type="spellEnd"/>
      <w:r w:rsidRPr="00B606DD" w:rsidR="00751FC0">
        <w:rPr>
          <w:i/>
          <w:iCs/>
        </w:rPr>
        <w:t xml:space="preserve"> </w:t>
      </w:r>
      <w:proofErr w:type="spellStart"/>
      <w:r w:rsidRPr="00B606DD" w:rsidR="00751FC0">
        <w:rPr>
          <w:i/>
          <w:iCs/>
        </w:rPr>
        <w:t>talouskasvua</w:t>
      </w:r>
      <w:proofErr w:type="spellEnd"/>
      <w:r w:rsidRPr="00B606DD" w:rsidR="00751FC0">
        <w:rPr>
          <w:i/>
          <w:iCs/>
        </w:rPr>
        <w:t xml:space="preserve">, </w:t>
      </w:r>
      <w:proofErr w:type="spellStart"/>
      <w:r w:rsidRPr="00B606DD" w:rsidR="00751FC0">
        <w:rPr>
          <w:i/>
          <w:iCs/>
        </w:rPr>
        <w:t>vai</w:t>
      </w:r>
      <w:proofErr w:type="spellEnd"/>
      <w:r w:rsidRPr="00B606DD" w:rsidR="00751FC0">
        <w:rPr>
          <w:i/>
          <w:iCs/>
        </w:rPr>
        <w:t xml:space="preserve"> </w:t>
      </w:r>
      <w:proofErr w:type="spellStart"/>
      <w:r w:rsidRPr="00B606DD" w:rsidR="00751FC0">
        <w:rPr>
          <w:i/>
          <w:iCs/>
        </w:rPr>
        <w:t>onko</w:t>
      </w:r>
      <w:proofErr w:type="spellEnd"/>
      <w:r w:rsidRPr="00B606DD" w:rsidR="00751FC0">
        <w:rPr>
          <w:i/>
          <w:iCs/>
        </w:rPr>
        <w:t xml:space="preserve"> se </w:t>
      </w:r>
      <w:proofErr w:type="spellStart"/>
      <w:r w:rsidRPr="00B606DD" w:rsidR="00751FC0">
        <w:rPr>
          <w:i/>
          <w:iCs/>
        </w:rPr>
        <w:t>kuitenkin</w:t>
      </w:r>
      <w:proofErr w:type="spellEnd"/>
      <w:r w:rsidRPr="00B606DD" w:rsidR="00751FC0">
        <w:rPr>
          <w:i/>
          <w:iCs/>
        </w:rPr>
        <w:t xml:space="preserve"> </w:t>
      </w:r>
      <w:proofErr w:type="spellStart"/>
      <w:r w:rsidRPr="00B606DD" w:rsidR="00751FC0">
        <w:rPr>
          <w:i/>
          <w:iCs/>
        </w:rPr>
        <w:t>sitä</w:t>
      </w:r>
      <w:proofErr w:type="spellEnd"/>
      <w:r w:rsidRPr="00B606DD" w:rsidR="00751FC0">
        <w:rPr>
          <w:i/>
          <w:iCs/>
        </w:rPr>
        <w:t xml:space="preserve">, </w:t>
      </w:r>
      <w:proofErr w:type="spellStart"/>
      <w:r w:rsidRPr="00B606DD" w:rsidR="00751FC0">
        <w:rPr>
          <w:b/>
          <w:bCs/>
          <w:i/>
          <w:iCs/>
        </w:rPr>
        <w:t>että</w:t>
      </w:r>
      <w:proofErr w:type="spellEnd"/>
      <w:r w:rsidRPr="00B606DD" w:rsidR="00751FC0">
        <w:rPr>
          <w:b/>
          <w:bCs/>
          <w:i/>
          <w:iCs/>
        </w:rPr>
        <w:t xml:space="preserve"> </w:t>
      </w:r>
      <w:proofErr w:type="spellStart"/>
      <w:r w:rsidRPr="00B606DD" w:rsidR="00751FC0">
        <w:rPr>
          <w:b/>
          <w:bCs/>
          <w:i/>
          <w:iCs/>
        </w:rPr>
        <w:t>meidän</w:t>
      </w:r>
      <w:proofErr w:type="spellEnd"/>
      <w:r w:rsidRPr="00B606DD" w:rsidR="00751FC0">
        <w:rPr>
          <w:b/>
          <w:bCs/>
          <w:i/>
          <w:iCs/>
        </w:rPr>
        <w:t xml:space="preserve"> </w:t>
      </w:r>
      <w:proofErr w:type="spellStart"/>
      <w:r w:rsidRPr="00B606DD" w:rsidR="00751FC0">
        <w:rPr>
          <w:b/>
          <w:bCs/>
          <w:i/>
          <w:iCs/>
        </w:rPr>
        <w:t>pitää</w:t>
      </w:r>
      <w:proofErr w:type="spellEnd"/>
      <w:r w:rsidRPr="00B606DD" w:rsidR="00751FC0">
        <w:rPr>
          <w:b/>
          <w:bCs/>
          <w:i/>
          <w:iCs/>
        </w:rPr>
        <w:t xml:space="preserve"> </w:t>
      </w:r>
      <w:proofErr w:type="spellStart"/>
      <w:r w:rsidRPr="00B606DD" w:rsidR="00751FC0">
        <w:rPr>
          <w:b/>
          <w:bCs/>
          <w:i/>
          <w:iCs/>
        </w:rPr>
        <w:t>täällä</w:t>
      </w:r>
      <w:proofErr w:type="spellEnd"/>
      <w:r w:rsidRPr="00B606DD" w:rsidR="00751FC0">
        <w:rPr>
          <w:b/>
          <w:bCs/>
          <w:i/>
          <w:iCs/>
        </w:rPr>
        <w:t xml:space="preserve"> </w:t>
      </w:r>
      <w:proofErr w:type="spellStart"/>
      <w:r w:rsidRPr="00B606DD" w:rsidR="00751FC0">
        <w:rPr>
          <w:b/>
          <w:bCs/>
          <w:i/>
          <w:iCs/>
        </w:rPr>
        <w:t>kotimarkkinoilla</w:t>
      </w:r>
      <w:proofErr w:type="spellEnd"/>
      <w:r w:rsidRPr="00B606DD" w:rsidR="00751FC0">
        <w:rPr>
          <w:b/>
          <w:bCs/>
          <w:i/>
          <w:iCs/>
        </w:rPr>
        <w:t xml:space="preserve"> </w:t>
      </w:r>
      <w:proofErr w:type="spellStart"/>
      <w:r w:rsidRPr="00B606DD" w:rsidR="00751FC0">
        <w:rPr>
          <w:b/>
          <w:bCs/>
          <w:i/>
          <w:iCs/>
        </w:rPr>
        <w:t>hoitaa</w:t>
      </w:r>
      <w:proofErr w:type="spellEnd"/>
      <w:r w:rsidRPr="00B606DD" w:rsidR="00751FC0">
        <w:rPr>
          <w:b/>
          <w:bCs/>
          <w:i/>
          <w:iCs/>
        </w:rPr>
        <w:t xml:space="preserve"> </w:t>
      </w:r>
      <w:proofErr w:type="spellStart"/>
      <w:r w:rsidRPr="00B606DD" w:rsidR="00751FC0">
        <w:rPr>
          <w:b/>
          <w:bCs/>
          <w:i/>
          <w:iCs/>
        </w:rPr>
        <w:t>kotipesämme</w:t>
      </w:r>
      <w:proofErr w:type="spellEnd"/>
      <w:r w:rsidRPr="00B606DD" w:rsidR="00751FC0">
        <w:rPr>
          <w:b/>
          <w:bCs/>
          <w:i/>
          <w:iCs/>
        </w:rPr>
        <w:t xml:space="preserve"> </w:t>
      </w:r>
      <w:proofErr w:type="spellStart"/>
      <w:r w:rsidRPr="00B606DD" w:rsidR="00751FC0">
        <w:rPr>
          <w:b/>
          <w:bCs/>
          <w:i/>
          <w:iCs/>
        </w:rPr>
        <w:t>kuntoon</w:t>
      </w:r>
      <w:proofErr w:type="spellEnd"/>
      <w:r w:rsidRPr="00B606DD" w:rsidR="00751FC0">
        <w:rPr>
          <w:b/>
          <w:bCs/>
          <w:i/>
          <w:iCs/>
        </w:rPr>
        <w:t xml:space="preserve">, </w:t>
      </w:r>
      <w:proofErr w:type="spellStart"/>
      <w:r w:rsidRPr="00B606DD" w:rsidR="00751FC0">
        <w:rPr>
          <w:b/>
          <w:bCs/>
          <w:i/>
          <w:iCs/>
        </w:rPr>
        <w:t>ennen</w:t>
      </w:r>
      <w:proofErr w:type="spellEnd"/>
      <w:r w:rsidRPr="00B606DD" w:rsidR="00751FC0">
        <w:rPr>
          <w:b/>
          <w:bCs/>
          <w:i/>
          <w:iCs/>
        </w:rPr>
        <w:t xml:space="preserve"> </w:t>
      </w:r>
      <w:proofErr w:type="spellStart"/>
      <w:r w:rsidRPr="00B606DD" w:rsidR="00751FC0">
        <w:rPr>
          <w:b/>
          <w:bCs/>
          <w:i/>
          <w:iCs/>
        </w:rPr>
        <w:t>kuin</w:t>
      </w:r>
      <w:proofErr w:type="spellEnd"/>
      <w:r w:rsidRPr="00B606DD" w:rsidR="00751FC0">
        <w:rPr>
          <w:b/>
          <w:bCs/>
          <w:i/>
          <w:iCs/>
        </w:rPr>
        <w:t xml:space="preserve"> </w:t>
      </w:r>
      <w:proofErr w:type="spellStart"/>
      <w:r w:rsidRPr="00B606DD" w:rsidR="00751FC0">
        <w:rPr>
          <w:b/>
          <w:bCs/>
          <w:i/>
          <w:iCs/>
        </w:rPr>
        <w:t>päästään</w:t>
      </w:r>
      <w:proofErr w:type="spellEnd"/>
      <w:r w:rsidRPr="00B606DD" w:rsidR="00751FC0">
        <w:rPr>
          <w:b/>
          <w:bCs/>
          <w:i/>
          <w:iCs/>
        </w:rPr>
        <w:t xml:space="preserve"> </w:t>
      </w:r>
      <w:proofErr w:type="spellStart"/>
      <w:r w:rsidRPr="00B606DD" w:rsidR="00751FC0">
        <w:rPr>
          <w:b/>
          <w:bCs/>
          <w:i/>
          <w:iCs/>
        </w:rPr>
        <w:t>kasvuun</w:t>
      </w:r>
      <w:proofErr w:type="spellEnd"/>
      <w:r w:rsidRPr="00B606DD" w:rsidR="00751FC0">
        <w:rPr>
          <w:b/>
          <w:bCs/>
          <w:i/>
          <w:iCs/>
        </w:rPr>
        <w:t>.</w:t>
      </w:r>
      <w:r w:rsidRPr="00B606DD">
        <w:rPr>
          <w:b/>
          <w:bCs/>
          <w:i/>
          <w:iCs/>
        </w:rPr>
        <w:t>”</w:t>
      </w:r>
      <w:r w:rsidRPr="00B606DD">
        <w:rPr>
          <w:b/>
          <w:bCs/>
          <w:i/>
          <w:iCs/>
        </w:rPr>
        <w:br/>
      </w:r>
      <w:r w:rsidRPr="00B606DD">
        <w:br/>
      </w:r>
      <w:r w:rsidRPr="00B606DD">
        <w:t>”</w:t>
      </w:r>
      <w:r w:rsidRPr="00B606DD" w:rsidR="00751FC0">
        <w:t xml:space="preserve">Please, check, what was the situation in the Euro zone, did the economy grow? It did </w:t>
      </w:r>
      <w:r w:rsidRPr="00B606DD" w:rsidR="00751FC0">
        <w:rPr>
          <w:b/>
          <w:bCs/>
        </w:rPr>
        <w:t>and Finland was also able to catch up with that economic growth. I would ask</w:t>
      </w:r>
      <w:r w:rsidRPr="00B606DD" w:rsidR="00751FC0">
        <w:t xml:space="preserve"> the prime minister, whether (s)he now believes that a similar stimulus, which was carried out in 2009, 2010 and 2011, would lead to economic growth, or is it the case </w:t>
      </w:r>
      <w:r w:rsidRPr="00B606DD" w:rsidR="00751FC0">
        <w:rPr>
          <w:b/>
          <w:bCs/>
        </w:rPr>
        <w:t>that we need to get our house in order here in the domestic market before we get to growth.</w:t>
      </w:r>
      <w:r w:rsidRPr="00B606DD">
        <w:rPr>
          <w:b/>
          <w:bCs/>
        </w:rPr>
        <w:t>”</w:t>
      </w:r>
    </w:p>
    <w:p w:rsidRPr="00B606DD" w:rsidR="007A50DC" w:rsidP="00196874" w:rsidRDefault="00751FC0" w14:paraId="3C70C8DC" w14:textId="6528CFFC">
      <w:pPr>
        <w:pStyle w:val="FirstParagraph"/>
        <w:jc w:val="both"/>
      </w:pPr>
      <w:r w:rsidR="00751FC0">
        <w:rPr/>
        <w:t>Rarely, the respondents perform better than the model. The SHAP explanations reveal that, in some cases, the model focus</w:t>
      </w:r>
      <w:ins w:author="Otto Tarkka" w:date="2025-08-20T08:16:55.667Z" w:id="626341666">
        <w:r w:rsidR="7CB21E86">
          <w:t>d</w:t>
        </w:r>
      </w:ins>
      <w:del w:author="Otto Tarkka" w:date="2025-08-20T08:16:55.329Z" w:id="1141797473">
        <w:r w:rsidDel="00751FC0">
          <w:delText>es</w:delText>
        </w:r>
      </w:del>
      <w:r w:rsidR="00751FC0">
        <w:rPr/>
        <w:t xml:space="preserve"> too much on rhetorical cues, while most respondents could correctly rec</w:t>
      </w:r>
      <w:r w:rsidR="00751FC0">
        <w:rPr/>
        <w:t>ogni</w:t>
      </w:r>
      <w:r w:rsidR="00751FC0">
        <w:rPr/>
        <w:t xml:space="preserve">se the clear topical cues. In Example </w:t>
      </w:r>
      <w:r w:rsidRPr="3F1F5300" w:rsidR="00751FC0">
        <w:rPr>
          <w:color w:val="4F81BD" w:themeColor="accent1" w:themeTint="FF" w:themeShade="FF"/>
        </w:rPr>
        <w:t>4</w:t>
      </w:r>
      <w:r w:rsidR="00751FC0">
        <w:rPr/>
        <w:t>, most respondents</w:t>
      </w:r>
      <w:del w:author="Otto Tarkka" w:date="2025-08-20T08:17:08.352Z" w:id="150645641">
        <w:r w:rsidDel="00751FC0">
          <w:delText xml:space="preserve"> have</w:delText>
        </w:r>
      </w:del>
      <w:r w:rsidR="00751FC0">
        <w:rPr/>
        <w:t xml:space="preserve"> </w:t>
      </w:r>
      <w:r w:rsidR="00751FC0">
        <w:rPr/>
        <w:t>identified</w:t>
      </w:r>
      <w:r w:rsidR="00751FC0">
        <w:rPr/>
        <w:t xml:space="preserve"> the economy related topical cues and, thus, correctly recognised that the speech comes from the National Coalition. The SHAP explanation shows that model </w:t>
      </w:r>
      <w:del w:author="Otto Tarkka" w:date="2025-08-20T08:17:23.864Z" w:id="372569436">
        <w:r w:rsidDel="00751FC0">
          <w:delText xml:space="preserve">has </w:delText>
        </w:r>
      </w:del>
      <w:r w:rsidR="00751FC0">
        <w:rPr/>
        <w:t>also noticed that these cues hint at the National Coalition, but the accusatory question at the end of the speech mislead</w:t>
      </w:r>
      <w:del w:author="Otto Tarkka" w:date="2025-08-20T08:17:37.731Z" w:id="441898587">
        <w:r w:rsidDel="00751FC0">
          <w:delText>s</w:delText>
        </w:r>
      </w:del>
      <w:r w:rsidR="00751FC0">
        <w:rPr/>
        <w:t xml:space="preserve"> the model to predict Left Alliance. In Example </w:t>
      </w:r>
      <w:r w:rsidRPr="3F1F5300" w:rsidR="00751FC0">
        <w:rPr>
          <w:color w:val="4F81BD" w:themeColor="accent1" w:themeTint="FF" w:themeShade="FF"/>
        </w:rPr>
        <w:t>5</w:t>
      </w:r>
      <w:r w:rsidR="00751FC0">
        <w:rPr/>
        <w:t>, a Centre speech, the model notice</w:t>
      </w:r>
      <w:ins w:author="Otto Tarkka" w:date="2025-08-20T08:17:45.453Z" w:id="586119106">
        <w:r w:rsidR="4E6001E6">
          <w:t>d</w:t>
        </w:r>
      </w:ins>
      <w:del w:author="Otto Tarkka" w:date="2025-08-20T08:17:45.362Z" w:id="884937840">
        <w:r w:rsidDel="00751FC0">
          <w:delText>s</w:delText>
        </w:r>
      </w:del>
      <w:r w:rsidR="00751FC0">
        <w:rPr/>
        <w:t xml:space="preserve"> the repeated mentions of regional viability as Centre </w:t>
      </w:r>
      <w:r w:rsidR="00196874">
        <w:rPr/>
        <w:t>cues but</w:t>
      </w:r>
      <w:r w:rsidR="00751FC0">
        <w:rPr/>
        <w:t xml:space="preserve"> predict</w:t>
      </w:r>
      <w:ins w:author="Otto Tarkka" w:date="2025-08-20T08:19:08.444Z" w:id="347813997">
        <w:r w:rsidR="68A95352">
          <w:t>ed</w:t>
        </w:r>
      </w:ins>
      <w:del w:author="Otto Tarkka" w:date="2025-08-20T08:19:04.953Z" w:id="1296706432">
        <w:r w:rsidDel="00751FC0">
          <w:delText>s</w:delText>
        </w:r>
      </w:del>
      <w:r w:rsidR="00751FC0">
        <w:rPr/>
        <w:t xml:space="preserve"> Social Democrats because of the topic of </w:t>
      </w:r>
      <w:r w:rsidR="00751FC0">
        <w:rPr/>
        <w:t>education. This speech also split human responses along similar lines and similar reasons: 10 respondents guessed Social Democrats or Left Alliance, but 13 went correctly with the Centre.</w:t>
      </w:r>
    </w:p>
    <w:p w:rsidRPr="00B606DD" w:rsidR="007A50DC" w:rsidRDefault="00751FC0" w14:paraId="4DD67E1B" w14:textId="77777777">
      <w:pPr>
        <w:numPr>
          <w:ilvl w:val="0"/>
          <w:numId w:val="6"/>
        </w:numPr>
      </w:pPr>
      <w:proofErr w:type="spellStart"/>
      <w:r w:rsidRPr="00B606DD">
        <w:rPr>
          <w:i/>
          <w:iCs/>
        </w:rPr>
        <w:t>Yhteistyön</w:t>
      </w:r>
      <w:proofErr w:type="spellEnd"/>
      <w:r w:rsidRPr="00B606DD">
        <w:rPr>
          <w:i/>
          <w:iCs/>
        </w:rPr>
        <w:t xml:space="preserve"> </w:t>
      </w:r>
      <w:proofErr w:type="spellStart"/>
      <w:r w:rsidRPr="00B606DD">
        <w:rPr>
          <w:i/>
          <w:iCs/>
        </w:rPr>
        <w:t>myötä</w:t>
      </w:r>
      <w:proofErr w:type="spellEnd"/>
      <w:r w:rsidRPr="00B606DD">
        <w:rPr>
          <w:i/>
          <w:iCs/>
        </w:rPr>
        <w:t xml:space="preserve"> </w:t>
      </w:r>
      <w:proofErr w:type="spellStart"/>
      <w:r w:rsidRPr="00B606DD">
        <w:rPr>
          <w:i/>
          <w:iCs/>
        </w:rPr>
        <w:t>myös</w:t>
      </w:r>
      <w:proofErr w:type="spellEnd"/>
      <w:r w:rsidRPr="00B606DD">
        <w:rPr>
          <w:i/>
          <w:iCs/>
        </w:rPr>
        <w:t xml:space="preserve"> </w:t>
      </w:r>
      <w:proofErr w:type="spellStart"/>
      <w:r w:rsidRPr="00B606DD">
        <w:rPr>
          <w:i/>
          <w:iCs/>
        </w:rPr>
        <w:t>ammattikorkeakoulujen</w:t>
      </w:r>
      <w:proofErr w:type="spellEnd"/>
      <w:r w:rsidRPr="00B606DD">
        <w:rPr>
          <w:i/>
          <w:iCs/>
        </w:rPr>
        <w:t xml:space="preserve"> </w:t>
      </w:r>
      <w:proofErr w:type="spellStart"/>
      <w:r w:rsidRPr="00B606DD">
        <w:rPr>
          <w:i/>
          <w:iCs/>
        </w:rPr>
        <w:t>kannalta</w:t>
      </w:r>
      <w:proofErr w:type="spellEnd"/>
      <w:r w:rsidRPr="00B606DD">
        <w:rPr>
          <w:i/>
          <w:iCs/>
        </w:rPr>
        <w:t xml:space="preserve"> on </w:t>
      </w:r>
      <w:proofErr w:type="spellStart"/>
      <w:r w:rsidRPr="00B606DD">
        <w:rPr>
          <w:i/>
          <w:iCs/>
        </w:rPr>
        <w:t>hyödyllistä</w:t>
      </w:r>
      <w:proofErr w:type="spellEnd"/>
      <w:r w:rsidRPr="00B606DD">
        <w:rPr>
          <w:i/>
          <w:iCs/>
        </w:rPr>
        <w:t xml:space="preserve"> </w:t>
      </w:r>
      <w:proofErr w:type="spellStart"/>
      <w:r w:rsidRPr="00B606DD">
        <w:rPr>
          <w:i/>
          <w:iCs/>
        </w:rPr>
        <w:t>keskittyä</w:t>
      </w:r>
      <w:proofErr w:type="spellEnd"/>
      <w:r w:rsidRPr="00B606DD">
        <w:rPr>
          <w:i/>
          <w:iCs/>
        </w:rPr>
        <w:t xml:space="preserve"> </w:t>
      </w:r>
      <w:proofErr w:type="spellStart"/>
      <w:r w:rsidRPr="00B606DD">
        <w:rPr>
          <w:i/>
          <w:iCs/>
        </w:rPr>
        <w:t>tiettyihin</w:t>
      </w:r>
      <w:proofErr w:type="spellEnd"/>
      <w:r w:rsidRPr="00B606DD">
        <w:rPr>
          <w:i/>
          <w:iCs/>
        </w:rPr>
        <w:t xml:space="preserve"> </w:t>
      </w:r>
      <w:proofErr w:type="spellStart"/>
      <w:r w:rsidRPr="00B606DD">
        <w:rPr>
          <w:i/>
          <w:iCs/>
        </w:rPr>
        <w:t>vahvoihin</w:t>
      </w:r>
      <w:proofErr w:type="spellEnd"/>
      <w:r w:rsidRPr="00B606DD">
        <w:rPr>
          <w:i/>
          <w:iCs/>
        </w:rPr>
        <w:t xml:space="preserve"> </w:t>
      </w:r>
      <w:proofErr w:type="spellStart"/>
      <w:r w:rsidRPr="00B606DD">
        <w:rPr>
          <w:i/>
          <w:iCs/>
        </w:rPr>
        <w:t>paikallisiin</w:t>
      </w:r>
      <w:proofErr w:type="spellEnd"/>
      <w:r w:rsidRPr="00B606DD">
        <w:rPr>
          <w:i/>
          <w:iCs/>
        </w:rPr>
        <w:t xml:space="preserve"> </w:t>
      </w:r>
      <w:proofErr w:type="spellStart"/>
      <w:r w:rsidRPr="00B606DD">
        <w:rPr>
          <w:i/>
          <w:iCs/>
        </w:rPr>
        <w:t>aloihin</w:t>
      </w:r>
      <w:proofErr w:type="spellEnd"/>
      <w:r w:rsidRPr="00B606DD">
        <w:rPr>
          <w:i/>
          <w:iCs/>
        </w:rPr>
        <w:t xml:space="preserve">, </w:t>
      </w:r>
      <w:proofErr w:type="spellStart"/>
      <w:r w:rsidRPr="00B606DD">
        <w:rPr>
          <w:i/>
          <w:iCs/>
        </w:rPr>
        <w:t>jolloin</w:t>
      </w:r>
      <w:proofErr w:type="spellEnd"/>
      <w:r w:rsidRPr="00B606DD">
        <w:rPr>
          <w:i/>
          <w:iCs/>
        </w:rPr>
        <w:t xml:space="preserve"> </w:t>
      </w:r>
      <w:proofErr w:type="spellStart"/>
      <w:r w:rsidRPr="00B606DD">
        <w:rPr>
          <w:i/>
          <w:iCs/>
        </w:rPr>
        <w:t>korkeakoulu</w:t>
      </w:r>
      <w:proofErr w:type="spellEnd"/>
      <w:r w:rsidRPr="00B606DD">
        <w:rPr>
          <w:i/>
          <w:iCs/>
        </w:rPr>
        <w:t xml:space="preserve"> </w:t>
      </w:r>
      <w:proofErr w:type="spellStart"/>
      <w:r w:rsidRPr="00B606DD">
        <w:rPr>
          <w:i/>
          <w:iCs/>
        </w:rPr>
        <w:t>kykenee</w:t>
      </w:r>
      <w:proofErr w:type="spellEnd"/>
      <w:r w:rsidRPr="00B606DD">
        <w:rPr>
          <w:i/>
          <w:iCs/>
        </w:rPr>
        <w:t xml:space="preserve"> </w:t>
      </w:r>
      <w:proofErr w:type="spellStart"/>
      <w:r w:rsidRPr="00B606DD">
        <w:rPr>
          <w:i/>
          <w:iCs/>
        </w:rPr>
        <w:t>toimimaan</w:t>
      </w:r>
      <w:proofErr w:type="spellEnd"/>
      <w:r w:rsidRPr="00B606DD">
        <w:rPr>
          <w:i/>
          <w:iCs/>
        </w:rPr>
        <w:t xml:space="preserve"> </w:t>
      </w:r>
      <w:proofErr w:type="spellStart"/>
      <w:r w:rsidRPr="00B606DD">
        <w:rPr>
          <w:i/>
          <w:iCs/>
        </w:rPr>
        <w:t>vahvana</w:t>
      </w:r>
      <w:proofErr w:type="spellEnd"/>
      <w:r w:rsidRPr="00B606DD">
        <w:rPr>
          <w:i/>
          <w:iCs/>
        </w:rPr>
        <w:t xml:space="preserve"> </w:t>
      </w:r>
      <w:proofErr w:type="spellStart"/>
      <w:r w:rsidRPr="00B606DD">
        <w:rPr>
          <w:i/>
          <w:iCs/>
        </w:rPr>
        <w:t>alueellisena</w:t>
      </w:r>
      <w:proofErr w:type="spellEnd"/>
      <w:r w:rsidRPr="00B606DD">
        <w:rPr>
          <w:i/>
          <w:iCs/>
        </w:rPr>
        <w:t xml:space="preserve"> </w:t>
      </w:r>
      <w:proofErr w:type="spellStart"/>
      <w:r w:rsidRPr="00B606DD">
        <w:rPr>
          <w:i/>
          <w:iCs/>
        </w:rPr>
        <w:t>vaikuttajana</w:t>
      </w:r>
      <w:proofErr w:type="spellEnd"/>
      <w:r w:rsidRPr="00B606DD">
        <w:rPr>
          <w:i/>
          <w:iCs/>
        </w:rPr>
        <w:t>. [...] [A]</w:t>
      </w:r>
      <w:proofErr w:type="spellStart"/>
      <w:r w:rsidRPr="00B606DD">
        <w:rPr>
          <w:i/>
          <w:iCs/>
        </w:rPr>
        <w:t>mmattikorkeakoulut</w:t>
      </w:r>
      <w:proofErr w:type="spellEnd"/>
      <w:r w:rsidRPr="00B606DD">
        <w:rPr>
          <w:i/>
          <w:iCs/>
        </w:rPr>
        <w:t xml:space="preserve"> </w:t>
      </w:r>
      <w:proofErr w:type="spellStart"/>
      <w:r w:rsidRPr="00B606DD">
        <w:rPr>
          <w:i/>
          <w:iCs/>
        </w:rPr>
        <w:t>pystyvät</w:t>
      </w:r>
      <w:proofErr w:type="spellEnd"/>
      <w:r w:rsidRPr="00B606DD">
        <w:rPr>
          <w:i/>
          <w:iCs/>
        </w:rPr>
        <w:t xml:space="preserve"> </w:t>
      </w:r>
      <w:proofErr w:type="spellStart"/>
      <w:r w:rsidRPr="00B606DD">
        <w:rPr>
          <w:i/>
          <w:iCs/>
        </w:rPr>
        <w:t>tehokkaasti</w:t>
      </w:r>
      <w:proofErr w:type="spellEnd"/>
      <w:r w:rsidRPr="00B606DD">
        <w:rPr>
          <w:i/>
          <w:iCs/>
        </w:rPr>
        <w:t xml:space="preserve"> </w:t>
      </w:r>
      <w:proofErr w:type="spellStart"/>
      <w:r w:rsidRPr="00B606DD">
        <w:rPr>
          <w:i/>
          <w:iCs/>
        </w:rPr>
        <w:t>vastaamaan</w:t>
      </w:r>
      <w:proofErr w:type="spellEnd"/>
      <w:r w:rsidRPr="00B606DD">
        <w:rPr>
          <w:i/>
          <w:iCs/>
        </w:rPr>
        <w:t xml:space="preserve"> </w:t>
      </w:r>
      <w:proofErr w:type="spellStart"/>
      <w:r w:rsidRPr="00B606DD">
        <w:rPr>
          <w:i/>
          <w:iCs/>
        </w:rPr>
        <w:t>tulevaisuuden</w:t>
      </w:r>
      <w:proofErr w:type="spellEnd"/>
      <w:r w:rsidRPr="00B606DD">
        <w:rPr>
          <w:i/>
          <w:iCs/>
        </w:rPr>
        <w:t xml:space="preserve"> </w:t>
      </w:r>
      <w:proofErr w:type="spellStart"/>
      <w:r w:rsidRPr="00B606DD">
        <w:rPr>
          <w:i/>
          <w:iCs/>
        </w:rPr>
        <w:t>haasteisiin</w:t>
      </w:r>
      <w:proofErr w:type="spellEnd"/>
      <w:r w:rsidRPr="00B606DD">
        <w:rPr>
          <w:i/>
          <w:iCs/>
        </w:rPr>
        <w:t xml:space="preserve"> </w:t>
      </w:r>
      <w:proofErr w:type="spellStart"/>
      <w:r w:rsidRPr="00B606DD">
        <w:rPr>
          <w:i/>
          <w:iCs/>
        </w:rPr>
        <w:t>ja</w:t>
      </w:r>
      <w:proofErr w:type="spellEnd"/>
      <w:r w:rsidRPr="00B606DD">
        <w:rPr>
          <w:i/>
          <w:iCs/>
        </w:rPr>
        <w:t xml:space="preserve"> [...] </w:t>
      </w:r>
      <w:proofErr w:type="spellStart"/>
      <w:r w:rsidRPr="00B606DD">
        <w:rPr>
          <w:i/>
          <w:iCs/>
        </w:rPr>
        <w:t>toimimaan</w:t>
      </w:r>
      <w:proofErr w:type="spellEnd"/>
      <w:r w:rsidRPr="00B606DD">
        <w:rPr>
          <w:i/>
          <w:iCs/>
        </w:rPr>
        <w:t xml:space="preserve"> </w:t>
      </w:r>
      <w:proofErr w:type="spellStart"/>
      <w:r w:rsidRPr="00B606DD">
        <w:rPr>
          <w:i/>
          <w:iCs/>
        </w:rPr>
        <w:t>vahvana</w:t>
      </w:r>
      <w:proofErr w:type="spellEnd"/>
      <w:r w:rsidRPr="00B606DD">
        <w:rPr>
          <w:i/>
          <w:iCs/>
        </w:rPr>
        <w:t xml:space="preserve"> </w:t>
      </w:r>
      <w:proofErr w:type="spellStart"/>
      <w:r w:rsidRPr="00B606DD">
        <w:rPr>
          <w:i/>
          <w:iCs/>
        </w:rPr>
        <w:t>alueellisena</w:t>
      </w:r>
      <w:proofErr w:type="spellEnd"/>
      <w:r w:rsidRPr="00B606DD">
        <w:rPr>
          <w:i/>
          <w:iCs/>
        </w:rPr>
        <w:t xml:space="preserve"> </w:t>
      </w:r>
      <w:proofErr w:type="spellStart"/>
      <w:r w:rsidRPr="00B606DD">
        <w:rPr>
          <w:i/>
          <w:iCs/>
        </w:rPr>
        <w:t>kehittäjänä</w:t>
      </w:r>
      <w:proofErr w:type="spellEnd"/>
      <w:r w:rsidRPr="00B606DD">
        <w:rPr>
          <w:i/>
          <w:iCs/>
        </w:rPr>
        <w:t>.</w:t>
      </w:r>
      <w:r w:rsidRPr="00B606DD">
        <w:t xml:space="preserve"> Through cooperation, universities of applied sciences benefit from focusing on specific, local strengths, which enables the university to act as a strong regional player. [...] [U]</w:t>
      </w:r>
      <w:proofErr w:type="spellStart"/>
      <w:r w:rsidRPr="00B606DD">
        <w:t>niversities</w:t>
      </w:r>
      <w:proofErr w:type="spellEnd"/>
      <w:r w:rsidRPr="00B606DD">
        <w:t xml:space="preserve"> of applied sciences can effectively meet the challenges of the future and act as a strong regional advocate.</w:t>
      </w:r>
    </w:p>
    <w:p w:rsidRPr="00B606DD" w:rsidR="007A50DC" w:rsidRDefault="00751FC0" w14:paraId="38B0B803" w14:textId="77777777">
      <w:pPr>
        <w:pStyle w:val="Heading3"/>
      </w:pPr>
      <w:bookmarkStart w:name="speeches-hard-to-identify" w:id="25"/>
      <w:bookmarkEnd w:id="24"/>
      <w:r w:rsidRPr="00B606DD">
        <w:t>Speeches hard to identify</w:t>
      </w:r>
    </w:p>
    <w:p w:rsidRPr="00B606DD" w:rsidR="007A50DC" w:rsidP="00196874" w:rsidRDefault="00751FC0" w14:paraId="6E901BA3" w14:textId="0937FA93">
      <w:pPr>
        <w:pStyle w:val="FirstParagraph"/>
        <w:jc w:val="both"/>
      </w:pPr>
      <w:r w:rsidRPr="00B606DD">
        <w:t xml:space="preserve">Some speeches were hard to identify correctly for both the model and the respondents. Many of these speeches contain misleading topical cues, meaning that MPs discuss topics that are strongly associated with a party other than their own. Such is the case in Example </w:t>
      </w:r>
      <w:r w:rsidRPr="00B606DD">
        <w:rPr>
          <w:color w:val="4F81BD" w:themeColor="accent1"/>
        </w:rPr>
        <w:t>6</w:t>
      </w:r>
      <w:r w:rsidRPr="00B606DD">
        <w:t>, a speech from the Christian Democrats, which both the model and most respondents thought was a National Coalition speech. The SHAP explanation and the cue phrases chosen by the respondents both indicate that the talk about economic growth and markets were misleading cues, as these are strongly associated with the National Coalition.</w:t>
      </w:r>
    </w:p>
    <w:p w:rsidRPr="00B606DD" w:rsidR="007A50DC" w:rsidRDefault="00196874" w14:paraId="2981202C" w14:textId="6E0F247A">
      <w:pPr>
        <w:numPr>
          <w:ilvl w:val="0"/>
          <w:numId w:val="7"/>
        </w:numPr>
      </w:pPr>
      <w:proofErr w:type="gramStart"/>
      <w:r w:rsidRPr="00B606DD">
        <w:rPr>
          <w:i/>
          <w:iCs/>
        </w:rPr>
        <w:t>”</w:t>
      </w:r>
      <w:proofErr w:type="spellStart"/>
      <w:r w:rsidRPr="00B606DD" w:rsidR="00751FC0">
        <w:rPr>
          <w:i/>
          <w:iCs/>
        </w:rPr>
        <w:t>Tarkastakaa</w:t>
      </w:r>
      <w:proofErr w:type="spellEnd"/>
      <w:proofErr w:type="gramEnd"/>
      <w:r w:rsidRPr="00B606DD" w:rsidR="00751FC0">
        <w:rPr>
          <w:i/>
          <w:iCs/>
        </w:rPr>
        <w:t xml:space="preserve">, </w:t>
      </w:r>
      <w:proofErr w:type="spellStart"/>
      <w:r w:rsidRPr="00B606DD" w:rsidR="00751FC0">
        <w:rPr>
          <w:i/>
          <w:iCs/>
        </w:rPr>
        <w:t>miten</w:t>
      </w:r>
      <w:proofErr w:type="spellEnd"/>
      <w:r w:rsidRPr="00B606DD" w:rsidR="00751FC0">
        <w:rPr>
          <w:i/>
          <w:iCs/>
        </w:rPr>
        <w:t xml:space="preserve"> </w:t>
      </w:r>
      <w:proofErr w:type="spellStart"/>
      <w:r w:rsidRPr="00B606DD" w:rsidR="00751FC0">
        <w:rPr>
          <w:i/>
          <w:iCs/>
        </w:rPr>
        <w:t>oli</w:t>
      </w:r>
      <w:proofErr w:type="spellEnd"/>
      <w:r w:rsidRPr="00B606DD" w:rsidR="00751FC0">
        <w:rPr>
          <w:i/>
          <w:iCs/>
        </w:rPr>
        <w:t xml:space="preserve"> </w:t>
      </w:r>
      <w:proofErr w:type="spellStart"/>
      <w:r w:rsidRPr="00B606DD" w:rsidR="00751FC0">
        <w:rPr>
          <w:i/>
          <w:iCs/>
        </w:rPr>
        <w:t>euroalueella</w:t>
      </w:r>
      <w:proofErr w:type="spellEnd"/>
      <w:r w:rsidRPr="00B606DD" w:rsidR="00751FC0">
        <w:rPr>
          <w:i/>
          <w:iCs/>
        </w:rPr>
        <w:t xml:space="preserve"> </w:t>
      </w:r>
      <w:proofErr w:type="spellStart"/>
      <w:r w:rsidRPr="00B606DD" w:rsidR="00751FC0">
        <w:rPr>
          <w:i/>
          <w:iCs/>
        </w:rPr>
        <w:t>siihen</w:t>
      </w:r>
      <w:proofErr w:type="spellEnd"/>
      <w:r w:rsidRPr="00B606DD" w:rsidR="00751FC0">
        <w:rPr>
          <w:i/>
          <w:iCs/>
        </w:rPr>
        <w:t xml:space="preserve"> </w:t>
      </w:r>
      <w:proofErr w:type="spellStart"/>
      <w:r w:rsidRPr="00B606DD" w:rsidR="00751FC0">
        <w:rPr>
          <w:i/>
          <w:iCs/>
        </w:rPr>
        <w:t>aikaan</w:t>
      </w:r>
      <w:proofErr w:type="spellEnd"/>
      <w:r w:rsidRPr="00B606DD" w:rsidR="00751FC0">
        <w:rPr>
          <w:i/>
          <w:iCs/>
        </w:rPr>
        <w:t xml:space="preserve">, </w:t>
      </w:r>
      <w:proofErr w:type="spellStart"/>
      <w:r w:rsidRPr="00B606DD" w:rsidR="00751FC0">
        <w:rPr>
          <w:i/>
          <w:iCs/>
        </w:rPr>
        <w:t>oliko</w:t>
      </w:r>
      <w:proofErr w:type="spellEnd"/>
      <w:r w:rsidRPr="00B606DD" w:rsidR="00751FC0">
        <w:rPr>
          <w:i/>
          <w:iCs/>
        </w:rPr>
        <w:t xml:space="preserve"> </w:t>
      </w:r>
      <w:proofErr w:type="spellStart"/>
      <w:r w:rsidRPr="00B606DD" w:rsidR="00751FC0">
        <w:rPr>
          <w:i/>
          <w:iCs/>
        </w:rPr>
        <w:t>siellä</w:t>
      </w:r>
      <w:proofErr w:type="spellEnd"/>
      <w:r w:rsidRPr="00B606DD" w:rsidR="00751FC0">
        <w:rPr>
          <w:i/>
          <w:iCs/>
        </w:rPr>
        <w:t xml:space="preserve"> </w:t>
      </w:r>
      <w:proofErr w:type="spellStart"/>
      <w:r w:rsidRPr="00B606DD" w:rsidR="00751FC0">
        <w:rPr>
          <w:i/>
          <w:iCs/>
        </w:rPr>
        <w:t>talouskasvua</w:t>
      </w:r>
      <w:proofErr w:type="spellEnd"/>
      <w:r w:rsidRPr="00B606DD" w:rsidR="00751FC0">
        <w:rPr>
          <w:i/>
          <w:iCs/>
        </w:rPr>
        <w:t xml:space="preserve">. Oli, </w:t>
      </w:r>
      <w:proofErr w:type="spellStart"/>
      <w:r w:rsidRPr="00B606DD" w:rsidR="00751FC0">
        <w:rPr>
          <w:b/>
          <w:bCs/>
          <w:i/>
          <w:iCs/>
        </w:rPr>
        <w:t>ja</w:t>
      </w:r>
      <w:proofErr w:type="spellEnd"/>
      <w:r w:rsidRPr="00B606DD" w:rsidR="00751FC0">
        <w:rPr>
          <w:b/>
          <w:bCs/>
          <w:i/>
          <w:iCs/>
        </w:rPr>
        <w:t xml:space="preserve"> </w:t>
      </w:r>
      <w:proofErr w:type="spellStart"/>
      <w:r w:rsidRPr="00B606DD" w:rsidR="00751FC0">
        <w:rPr>
          <w:b/>
          <w:bCs/>
          <w:i/>
          <w:iCs/>
        </w:rPr>
        <w:t>sen</w:t>
      </w:r>
      <w:proofErr w:type="spellEnd"/>
      <w:r w:rsidRPr="00B606DD" w:rsidR="00751FC0">
        <w:rPr>
          <w:b/>
          <w:bCs/>
          <w:i/>
          <w:iCs/>
        </w:rPr>
        <w:t xml:space="preserve"> </w:t>
      </w:r>
      <w:proofErr w:type="spellStart"/>
      <w:r w:rsidRPr="00B606DD" w:rsidR="00751FC0">
        <w:rPr>
          <w:b/>
          <w:bCs/>
          <w:i/>
          <w:iCs/>
        </w:rPr>
        <w:t>avulla</w:t>
      </w:r>
      <w:proofErr w:type="spellEnd"/>
      <w:r w:rsidRPr="00B606DD" w:rsidR="00751FC0">
        <w:rPr>
          <w:b/>
          <w:bCs/>
          <w:i/>
          <w:iCs/>
        </w:rPr>
        <w:t xml:space="preserve"> </w:t>
      </w:r>
      <w:proofErr w:type="spellStart"/>
      <w:r w:rsidRPr="00B606DD" w:rsidR="00751FC0">
        <w:rPr>
          <w:b/>
          <w:bCs/>
          <w:i/>
          <w:iCs/>
        </w:rPr>
        <w:t>Suomikin</w:t>
      </w:r>
      <w:proofErr w:type="spellEnd"/>
      <w:r w:rsidRPr="00B606DD" w:rsidR="00751FC0">
        <w:rPr>
          <w:b/>
          <w:bCs/>
          <w:i/>
          <w:iCs/>
        </w:rPr>
        <w:t xml:space="preserve"> </w:t>
      </w:r>
      <w:proofErr w:type="spellStart"/>
      <w:r w:rsidRPr="00B606DD" w:rsidR="00751FC0">
        <w:rPr>
          <w:b/>
          <w:bCs/>
          <w:i/>
          <w:iCs/>
        </w:rPr>
        <w:t>pääsi</w:t>
      </w:r>
      <w:proofErr w:type="spellEnd"/>
      <w:r w:rsidRPr="00B606DD" w:rsidR="00751FC0">
        <w:rPr>
          <w:b/>
          <w:bCs/>
          <w:i/>
          <w:iCs/>
        </w:rPr>
        <w:t xml:space="preserve"> </w:t>
      </w:r>
      <w:proofErr w:type="spellStart"/>
      <w:r w:rsidRPr="00B606DD" w:rsidR="00751FC0">
        <w:rPr>
          <w:b/>
          <w:bCs/>
          <w:i/>
          <w:iCs/>
        </w:rPr>
        <w:t>sitten</w:t>
      </w:r>
      <w:proofErr w:type="spellEnd"/>
      <w:r w:rsidRPr="00B606DD" w:rsidR="00751FC0">
        <w:rPr>
          <w:b/>
          <w:bCs/>
          <w:i/>
          <w:iCs/>
        </w:rPr>
        <w:t xml:space="preserve"> </w:t>
      </w:r>
      <w:proofErr w:type="spellStart"/>
      <w:r w:rsidRPr="00B606DD" w:rsidR="00751FC0">
        <w:rPr>
          <w:b/>
          <w:bCs/>
          <w:i/>
          <w:iCs/>
        </w:rPr>
        <w:t>talouskasvun</w:t>
      </w:r>
      <w:proofErr w:type="spellEnd"/>
      <w:r w:rsidRPr="00B606DD" w:rsidR="00751FC0">
        <w:rPr>
          <w:b/>
          <w:bCs/>
          <w:i/>
          <w:iCs/>
        </w:rPr>
        <w:t xml:space="preserve"> </w:t>
      </w:r>
      <w:proofErr w:type="spellStart"/>
      <w:r w:rsidRPr="00B606DD" w:rsidR="00751FC0">
        <w:rPr>
          <w:b/>
          <w:bCs/>
          <w:i/>
          <w:iCs/>
        </w:rPr>
        <w:t>imuun</w:t>
      </w:r>
      <w:proofErr w:type="spellEnd"/>
      <w:r w:rsidRPr="00B606DD" w:rsidR="00751FC0">
        <w:rPr>
          <w:b/>
          <w:bCs/>
          <w:i/>
          <w:iCs/>
        </w:rPr>
        <w:t xml:space="preserve"> </w:t>
      </w:r>
      <w:proofErr w:type="spellStart"/>
      <w:r w:rsidRPr="00B606DD" w:rsidR="00751FC0">
        <w:rPr>
          <w:b/>
          <w:bCs/>
          <w:i/>
          <w:iCs/>
        </w:rPr>
        <w:t>mukaan</w:t>
      </w:r>
      <w:proofErr w:type="spellEnd"/>
      <w:r w:rsidRPr="00B606DD" w:rsidR="00751FC0">
        <w:rPr>
          <w:b/>
          <w:bCs/>
          <w:i/>
          <w:iCs/>
        </w:rPr>
        <w:t xml:space="preserve">. </w:t>
      </w:r>
      <w:proofErr w:type="spellStart"/>
      <w:r w:rsidRPr="00B606DD" w:rsidR="00751FC0">
        <w:rPr>
          <w:b/>
          <w:bCs/>
          <w:i/>
          <w:iCs/>
        </w:rPr>
        <w:t>Kysyisin</w:t>
      </w:r>
      <w:proofErr w:type="spellEnd"/>
      <w:r w:rsidRPr="00B606DD" w:rsidR="00751FC0">
        <w:rPr>
          <w:i/>
          <w:iCs/>
        </w:rPr>
        <w:t xml:space="preserve"> </w:t>
      </w:r>
      <w:proofErr w:type="spellStart"/>
      <w:r w:rsidRPr="00B606DD" w:rsidR="00751FC0">
        <w:rPr>
          <w:i/>
          <w:iCs/>
        </w:rPr>
        <w:t>pääministeriltä</w:t>
      </w:r>
      <w:proofErr w:type="spellEnd"/>
      <w:r w:rsidRPr="00B606DD" w:rsidR="00751FC0">
        <w:rPr>
          <w:i/>
          <w:iCs/>
        </w:rPr>
        <w:t xml:space="preserve"> </w:t>
      </w:r>
      <w:proofErr w:type="spellStart"/>
      <w:r w:rsidRPr="00B606DD" w:rsidR="00751FC0">
        <w:rPr>
          <w:i/>
          <w:iCs/>
        </w:rPr>
        <w:t>sitä</w:t>
      </w:r>
      <w:proofErr w:type="spellEnd"/>
      <w:r w:rsidRPr="00B606DD" w:rsidR="00751FC0">
        <w:rPr>
          <w:i/>
          <w:iCs/>
        </w:rPr>
        <w:t xml:space="preserve">, </w:t>
      </w:r>
      <w:proofErr w:type="spellStart"/>
      <w:r w:rsidRPr="00B606DD" w:rsidR="00751FC0">
        <w:rPr>
          <w:i/>
          <w:iCs/>
        </w:rPr>
        <w:t>uskooko</w:t>
      </w:r>
      <w:proofErr w:type="spellEnd"/>
      <w:r w:rsidRPr="00B606DD" w:rsidR="00751FC0">
        <w:rPr>
          <w:i/>
          <w:iCs/>
        </w:rPr>
        <w:t xml:space="preserve"> </w:t>
      </w:r>
      <w:proofErr w:type="spellStart"/>
      <w:r w:rsidRPr="00B606DD" w:rsidR="00751FC0">
        <w:rPr>
          <w:i/>
          <w:iCs/>
        </w:rPr>
        <w:t>hän</w:t>
      </w:r>
      <w:proofErr w:type="spellEnd"/>
      <w:r w:rsidRPr="00B606DD" w:rsidR="00751FC0">
        <w:rPr>
          <w:i/>
          <w:iCs/>
        </w:rPr>
        <w:t xml:space="preserve"> </w:t>
      </w:r>
      <w:proofErr w:type="spellStart"/>
      <w:r w:rsidRPr="00B606DD" w:rsidR="00751FC0">
        <w:rPr>
          <w:i/>
          <w:iCs/>
        </w:rPr>
        <w:t>nyt</w:t>
      </w:r>
      <w:proofErr w:type="spellEnd"/>
      <w:r w:rsidRPr="00B606DD" w:rsidR="00751FC0">
        <w:rPr>
          <w:i/>
          <w:iCs/>
        </w:rPr>
        <w:t xml:space="preserve">, </w:t>
      </w:r>
      <w:proofErr w:type="spellStart"/>
      <w:r w:rsidRPr="00B606DD" w:rsidR="00751FC0">
        <w:rPr>
          <w:i/>
          <w:iCs/>
        </w:rPr>
        <w:t>että</w:t>
      </w:r>
      <w:proofErr w:type="spellEnd"/>
      <w:r w:rsidRPr="00B606DD" w:rsidR="00751FC0">
        <w:rPr>
          <w:i/>
          <w:iCs/>
        </w:rPr>
        <w:t xml:space="preserve"> </w:t>
      </w:r>
      <w:proofErr w:type="spellStart"/>
      <w:r w:rsidRPr="00B606DD" w:rsidR="00751FC0">
        <w:rPr>
          <w:i/>
          <w:iCs/>
        </w:rPr>
        <w:t>tällainen</w:t>
      </w:r>
      <w:proofErr w:type="spellEnd"/>
      <w:r w:rsidRPr="00B606DD" w:rsidR="00751FC0">
        <w:rPr>
          <w:i/>
          <w:iCs/>
        </w:rPr>
        <w:t xml:space="preserve"> </w:t>
      </w:r>
      <w:proofErr w:type="spellStart"/>
      <w:r w:rsidRPr="00B606DD" w:rsidR="00751FC0">
        <w:rPr>
          <w:i/>
          <w:iCs/>
        </w:rPr>
        <w:t>vastaavantyyppinen</w:t>
      </w:r>
      <w:proofErr w:type="spellEnd"/>
      <w:r w:rsidRPr="00B606DD" w:rsidR="00751FC0">
        <w:rPr>
          <w:i/>
          <w:iCs/>
        </w:rPr>
        <w:t xml:space="preserve"> </w:t>
      </w:r>
      <w:proofErr w:type="spellStart"/>
      <w:r w:rsidRPr="00B606DD" w:rsidR="00751FC0">
        <w:rPr>
          <w:i/>
          <w:iCs/>
        </w:rPr>
        <w:t>elvytys</w:t>
      </w:r>
      <w:proofErr w:type="spellEnd"/>
      <w:r w:rsidRPr="00B606DD" w:rsidR="00751FC0">
        <w:rPr>
          <w:i/>
          <w:iCs/>
        </w:rPr>
        <w:t xml:space="preserve">, </w:t>
      </w:r>
      <w:proofErr w:type="spellStart"/>
      <w:r w:rsidRPr="00B606DD" w:rsidR="00751FC0">
        <w:rPr>
          <w:i/>
          <w:iCs/>
        </w:rPr>
        <w:t>mikä</w:t>
      </w:r>
      <w:proofErr w:type="spellEnd"/>
      <w:r w:rsidRPr="00B606DD" w:rsidR="00751FC0">
        <w:rPr>
          <w:i/>
          <w:iCs/>
        </w:rPr>
        <w:t xml:space="preserve"> </w:t>
      </w:r>
      <w:proofErr w:type="spellStart"/>
      <w:r w:rsidRPr="00B606DD" w:rsidR="00751FC0">
        <w:rPr>
          <w:i/>
          <w:iCs/>
        </w:rPr>
        <w:t>tehtiin</w:t>
      </w:r>
      <w:proofErr w:type="spellEnd"/>
      <w:r w:rsidRPr="00B606DD" w:rsidR="00751FC0">
        <w:rPr>
          <w:i/>
          <w:iCs/>
        </w:rPr>
        <w:t xml:space="preserve"> </w:t>
      </w:r>
      <w:proofErr w:type="spellStart"/>
      <w:r w:rsidRPr="00B606DD" w:rsidR="00751FC0">
        <w:rPr>
          <w:i/>
          <w:iCs/>
        </w:rPr>
        <w:t>silloin</w:t>
      </w:r>
      <w:proofErr w:type="spellEnd"/>
      <w:r w:rsidRPr="00B606DD" w:rsidR="00751FC0">
        <w:rPr>
          <w:i/>
          <w:iCs/>
        </w:rPr>
        <w:t xml:space="preserve"> 2009, 2010 </w:t>
      </w:r>
      <w:proofErr w:type="spellStart"/>
      <w:r w:rsidRPr="00B606DD" w:rsidR="00751FC0">
        <w:rPr>
          <w:i/>
          <w:iCs/>
        </w:rPr>
        <w:t>ja</w:t>
      </w:r>
      <w:proofErr w:type="spellEnd"/>
      <w:r w:rsidRPr="00B606DD" w:rsidR="00751FC0">
        <w:rPr>
          <w:i/>
          <w:iCs/>
        </w:rPr>
        <w:t xml:space="preserve"> 2011, </w:t>
      </w:r>
      <w:proofErr w:type="spellStart"/>
      <w:r w:rsidRPr="00B606DD" w:rsidR="00751FC0">
        <w:rPr>
          <w:i/>
          <w:iCs/>
        </w:rPr>
        <w:t>aikaansaisi</w:t>
      </w:r>
      <w:proofErr w:type="spellEnd"/>
      <w:r w:rsidRPr="00B606DD" w:rsidR="00751FC0">
        <w:rPr>
          <w:i/>
          <w:iCs/>
        </w:rPr>
        <w:t xml:space="preserve"> </w:t>
      </w:r>
      <w:proofErr w:type="spellStart"/>
      <w:r w:rsidRPr="00B606DD" w:rsidR="00751FC0">
        <w:rPr>
          <w:i/>
          <w:iCs/>
        </w:rPr>
        <w:t>talouskasvua</w:t>
      </w:r>
      <w:proofErr w:type="spellEnd"/>
      <w:r w:rsidRPr="00B606DD" w:rsidR="00751FC0">
        <w:rPr>
          <w:i/>
          <w:iCs/>
        </w:rPr>
        <w:t xml:space="preserve">, </w:t>
      </w:r>
      <w:proofErr w:type="spellStart"/>
      <w:r w:rsidRPr="00B606DD" w:rsidR="00751FC0">
        <w:rPr>
          <w:i/>
          <w:iCs/>
        </w:rPr>
        <w:t>vai</w:t>
      </w:r>
      <w:proofErr w:type="spellEnd"/>
      <w:r w:rsidRPr="00B606DD" w:rsidR="00751FC0">
        <w:rPr>
          <w:i/>
          <w:iCs/>
        </w:rPr>
        <w:t xml:space="preserve"> </w:t>
      </w:r>
      <w:proofErr w:type="spellStart"/>
      <w:r w:rsidRPr="00B606DD" w:rsidR="00751FC0">
        <w:rPr>
          <w:i/>
          <w:iCs/>
        </w:rPr>
        <w:t>onko</w:t>
      </w:r>
      <w:proofErr w:type="spellEnd"/>
      <w:r w:rsidRPr="00B606DD" w:rsidR="00751FC0">
        <w:rPr>
          <w:i/>
          <w:iCs/>
        </w:rPr>
        <w:t xml:space="preserve"> se </w:t>
      </w:r>
      <w:proofErr w:type="spellStart"/>
      <w:r w:rsidRPr="00B606DD" w:rsidR="00751FC0">
        <w:rPr>
          <w:i/>
          <w:iCs/>
        </w:rPr>
        <w:t>kuitenkin</w:t>
      </w:r>
      <w:proofErr w:type="spellEnd"/>
      <w:r w:rsidRPr="00B606DD" w:rsidR="00751FC0">
        <w:rPr>
          <w:i/>
          <w:iCs/>
        </w:rPr>
        <w:t xml:space="preserve"> </w:t>
      </w:r>
      <w:proofErr w:type="spellStart"/>
      <w:r w:rsidRPr="00B606DD" w:rsidR="00751FC0">
        <w:rPr>
          <w:i/>
          <w:iCs/>
        </w:rPr>
        <w:t>sitä</w:t>
      </w:r>
      <w:proofErr w:type="spellEnd"/>
      <w:r w:rsidRPr="00B606DD" w:rsidR="00751FC0">
        <w:rPr>
          <w:i/>
          <w:iCs/>
        </w:rPr>
        <w:t xml:space="preserve">, </w:t>
      </w:r>
      <w:proofErr w:type="spellStart"/>
      <w:r w:rsidRPr="00B606DD" w:rsidR="00751FC0">
        <w:rPr>
          <w:b/>
          <w:bCs/>
          <w:i/>
          <w:iCs/>
        </w:rPr>
        <w:t>että</w:t>
      </w:r>
      <w:proofErr w:type="spellEnd"/>
      <w:r w:rsidRPr="00B606DD" w:rsidR="00751FC0">
        <w:rPr>
          <w:b/>
          <w:bCs/>
          <w:i/>
          <w:iCs/>
        </w:rPr>
        <w:t xml:space="preserve"> </w:t>
      </w:r>
      <w:proofErr w:type="spellStart"/>
      <w:r w:rsidRPr="00B606DD" w:rsidR="00751FC0">
        <w:rPr>
          <w:b/>
          <w:bCs/>
          <w:i/>
          <w:iCs/>
        </w:rPr>
        <w:t>meidän</w:t>
      </w:r>
      <w:proofErr w:type="spellEnd"/>
      <w:r w:rsidRPr="00B606DD" w:rsidR="00751FC0">
        <w:rPr>
          <w:b/>
          <w:bCs/>
          <w:i/>
          <w:iCs/>
        </w:rPr>
        <w:t xml:space="preserve"> </w:t>
      </w:r>
      <w:proofErr w:type="spellStart"/>
      <w:r w:rsidRPr="00B606DD" w:rsidR="00751FC0">
        <w:rPr>
          <w:b/>
          <w:bCs/>
          <w:i/>
          <w:iCs/>
        </w:rPr>
        <w:t>pitää</w:t>
      </w:r>
      <w:proofErr w:type="spellEnd"/>
      <w:r w:rsidRPr="00B606DD" w:rsidR="00751FC0">
        <w:rPr>
          <w:b/>
          <w:bCs/>
          <w:i/>
          <w:iCs/>
        </w:rPr>
        <w:t xml:space="preserve"> </w:t>
      </w:r>
      <w:proofErr w:type="spellStart"/>
      <w:r w:rsidRPr="00B606DD" w:rsidR="00751FC0">
        <w:rPr>
          <w:b/>
          <w:bCs/>
          <w:i/>
          <w:iCs/>
        </w:rPr>
        <w:t>täällä</w:t>
      </w:r>
      <w:proofErr w:type="spellEnd"/>
      <w:r w:rsidRPr="00B606DD" w:rsidR="00751FC0">
        <w:rPr>
          <w:b/>
          <w:bCs/>
          <w:i/>
          <w:iCs/>
        </w:rPr>
        <w:t xml:space="preserve"> </w:t>
      </w:r>
      <w:proofErr w:type="spellStart"/>
      <w:r w:rsidRPr="00B606DD" w:rsidR="00751FC0">
        <w:rPr>
          <w:b/>
          <w:bCs/>
          <w:i/>
          <w:iCs/>
        </w:rPr>
        <w:t>kotimarkkinoilla</w:t>
      </w:r>
      <w:proofErr w:type="spellEnd"/>
      <w:r w:rsidRPr="00B606DD" w:rsidR="00751FC0">
        <w:rPr>
          <w:b/>
          <w:bCs/>
          <w:i/>
          <w:iCs/>
        </w:rPr>
        <w:t xml:space="preserve"> </w:t>
      </w:r>
      <w:proofErr w:type="spellStart"/>
      <w:r w:rsidRPr="00B606DD" w:rsidR="00751FC0">
        <w:rPr>
          <w:b/>
          <w:bCs/>
          <w:i/>
          <w:iCs/>
        </w:rPr>
        <w:t>hoitaa</w:t>
      </w:r>
      <w:proofErr w:type="spellEnd"/>
      <w:r w:rsidRPr="00B606DD" w:rsidR="00751FC0">
        <w:rPr>
          <w:b/>
          <w:bCs/>
          <w:i/>
          <w:iCs/>
        </w:rPr>
        <w:t xml:space="preserve"> </w:t>
      </w:r>
      <w:proofErr w:type="spellStart"/>
      <w:r w:rsidRPr="00B606DD" w:rsidR="00751FC0">
        <w:rPr>
          <w:b/>
          <w:bCs/>
          <w:i/>
          <w:iCs/>
        </w:rPr>
        <w:t>kotipesämme</w:t>
      </w:r>
      <w:proofErr w:type="spellEnd"/>
      <w:r w:rsidRPr="00B606DD" w:rsidR="00751FC0">
        <w:rPr>
          <w:b/>
          <w:bCs/>
          <w:i/>
          <w:iCs/>
        </w:rPr>
        <w:t xml:space="preserve"> </w:t>
      </w:r>
      <w:proofErr w:type="spellStart"/>
      <w:r w:rsidRPr="00B606DD" w:rsidR="00751FC0">
        <w:rPr>
          <w:b/>
          <w:bCs/>
          <w:i/>
          <w:iCs/>
        </w:rPr>
        <w:t>kuntoon</w:t>
      </w:r>
      <w:proofErr w:type="spellEnd"/>
      <w:r w:rsidRPr="00B606DD" w:rsidR="00751FC0">
        <w:rPr>
          <w:b/>
          <w:bCs/>
          <w:i/>
          <w:iCs/>
        </w:rPr>
        <w:t xml:space="preserve">, </w:t>
      </w:r>
      <w:proofErr w:type="spellStart"/>
      <w:r w:rsidRPr="00B606DD" w:rsidR="00751FC0">
        <w:rPr>
          <w:b/>
          <w:bCs/>
          <w:i/>
          <w:iCs/>
        </w:rPr>
        <w:t>ennen</w:t>
      </w:r>
      <w:proofErr w:type="spellEnd"/>
      <w:r w:rsidRPr="00B606DD" w:rsidR="00751FC0">
        <w:rPr>
          <w:b/>
          <w:bCs/>
          <w:i/>
          <w:iCs/>
        </w:rPr>
        <w:t xml:space="preserve"> </w:t>
      </w:r>
      <w:proofErr w:type="spellStart"/>
      <w:r w:rsidRPr="00B606DD" w:rsidR="00751FC0">
        <w:rPr>
          <w:b/>
          <w:bCs/>
          <w:i/>
          <w:iCs/>
        </w:rPr>
        <w:t>kuin</w:t>
      </w:r>
      <w:proofErr w:type="spellEnd"/>
      <w:r w:rsidRPr="00B606DD" w:rsidR="00751FC0">
        <w:rPr>
          <w:b/>
          <w:bCs/>
          <w:i/>
          <w:iCs/>
        </w:rPr>
        <w:t xml:space="preserve"> </w:t>
      </w:r>
      <w:proofErr w:type="spellStart"/>
      <w:r w:rsidRPr="00B606DD" w:rsidR="00751FC0">
        <w:rPr>
          <w:b/>
          <w:bCs/>
          <w:i/>
          <w:iCs/>
        </w:rPr>
        <w:t>päästään</w:t>
      </w:r>
      <w:proofErr w:type="spellEnd"/>
      <w:r w:rsidRPr="00B606DD" w:rsidR="00751FC0">
        <w:rPr>
          <w:b/>
          <w:bCs/>
          <w:i/>
          <w:iCs/>
        </w:rPr>
        <w:t xml:space="preserve"> </w:t>
      </w:r>
      <w:proofErr w:type="spellStart"/>
      <w:r w:rsidRPr="00B606DD" w:rsidR="00751FC0">
        <w:rPr>
          <w:b/>
          <w:bCs/>
          <w:i/>
          <w:iCs/>
        </w:rPr>
        <w:t>kasvuun</w:t>
      </w:r>
      <w:proofErr w:type="spellEnd"/>
      <w:r w:rsidRPr="00B606DD" w:rsidR="00751FC0">
        <w:rPr>
          <w:b/>
          <w:bCs/>
          <w:i/>
          <w:iCs/>
        </w:rPr>
        <w:t>.</w:t>
      </w:r>
      <w:r w:rsidRPr="00B606DD">
        <w:rPr>
          <w:b/>
          <w:bCs/>
          <w:i/>
          <w:iCs/>
        </w:rPr>
        <w:t>”</w:t>
      </w:r>
      <w:r w:rsidRPr="00B606DD">
        <w:br/>
      </w:r>
      <w:r w:rsidRPr="00B606DD">
        <w:br/>
      </w:r>
      <w:r w:rsidRPr="00B606DD">
        <w:t>”</w:t>
      </w:r>
      <w:r w:rsidRPr="00B606DD" w:rsidR="00751FC0">
        <w:t xml:space="preserve">Please, check, what the situation </w:t>
      </w:r>
      <w:r w:rsidRPr="00B606DD">
        <w:t xml:space="preserve">was </w:t>
      </w:r>
      <w:r w:rsidRPr="00B606DD" w:rsidR="00751FC0">
        <w:t xml:space="preserve">in the Euro zone, did the economy grow? It did </w:t>
      </w:r>
      <w:r w:rsidRPr="00B606DD" w:rsidR="00751FC0">
        <w:rPr>
          <w:b/>
          <w:bCs/>
        </w:rPr>
        <w:t>and Finland was also able to catch up with that economic growth</w:t>
      </w:r>
      <w:r w:rsidRPr="00B606DD" w:rsidR="00751FC0">
        <w:t xml:space="preserve">. I would ask the prime minister, whether (s)he now believes that a similar stimulus, which was carried out in 2009, 2010 and 2011, would lead to economic growth, or is it the case </w:t>
      </w:r>
      <w:r w:rsidRPr="00B606DD" w:rsidR="00751FC0">
        <w:rPr>
          <w:b/>
          <w:bCs/>
        </w:rPr>
        <w:t>that we need to get our house in order here in the domestic market before we get to growth</w:t>
      </w:r>
      <w:r w:rsidRPr="00B606DD" w:rsidR="00751FC0">
        <w:t>.</w:t>
      </w:r>
      <w:r w:rsidRPr="00B606DD">
        <w:t>”</w:t>
      </w:r>
    </w:p>
    <w:p w:rsidRPr="00B606DD" w:rsidR="007A50DC" w:rsidRDefault="00751FC0" w14:paraId="59BBF773" w14:textId="77777777">
      <w:pPr>
        <w:pStyle w:val="Heading1"/>
      </w:pPr>
      <w:bookmarkStart w:name="conclusion" w:id="26"/>
      <w:bookmarkEnd w:id="11"/>
      <w:bookmarkEnd w:id="20"/>
      <w:bookmarkEnd w:id="25"/>
      <w:r w:rsidRPr="00B606DD">
        <w:t>Conclusion</w:t>
      </w:r>
    </w:p>
    <w:p w:rsidRPr="00B606DD" w:rsidR="007A50DC" w:rsidP="3F1F5300" w:rsidRDefault="00751FC0" w14:paraId="1B10CAD9" w14:textId="30CE1C0F">
      <w:pPr>
        <w:pStyle w:val="FirstParagraph"/>
        <w:jc w:val="both"/>
        <w:rPr>
          <w:lang w:val="en-GB"/>
        </w:rPr>
      </w:pPr>
      <w:r w:rsidRPr="3F1F5300" w:rsidR="332D585F">
        <w:rPr>
          <w:lang w:val="en-GB"/>
        </w:rPr>
        <w:t xml:space="preserve">In this paper, we have </w:t>
      </w:r>
      <w:del w:author="Otto Tarkka" w:date="2025-08-20T08:19:59.219Z" w:id="460920782">
        <w:r w:rsidRPr="3F1F5300" w:rsidDel="332D585F">
          <w:rPr>
            <w:lang w:val="en-GB"/>
          </w:rPr>
          <w:delText>trained</w:delText>
        </w:r>
      </w:del>
      <w:ins w:author="Otto Tarkka" w:date="2025-08-20T08:20:02.539Z" w:id="826094098">
        <w:r w:rsidRPr="3F1F5300" w:rsidR="5526D6E9">
          <w:rPr>
            <w:lang w:val="en-GB"/>
          </w:rPr>
          <w:t>fine-tuned</w:t>
        </w:r>
      </w:ins>
      <w:r w:rsidRPr="3F1F5300" w:rsidR="332D585F">
        <w:rPr>
          <w:lang w:val="en-GB"/>
        </w:rPr>
        <w:t xml:space="preserve"> a BERT model to predict the party affiliation of the speakers of parliamentary speeches in the Finnish parliament to assess the distinctiveness of Finnish political parties and compared the model’s performance to human responses to a similar task.</w:t>
      </w:r>
      <w:ins w:author="Otto Tarkka" w:date="2025-08-08T12:40:45.474Z" w:id="1641064562">
        <w:r w:rsidRPr="3F1F5300" w:rsidR="1A5548C0">
          <w:rPr>
            <w:lang w:val="en-GB"/>
          </w:rPr>
          <w:t xml:space="preserve"> </w:t>
        </w:r>
      </w:ins>
      <w:ins w:author="Otto Tarkka" w:date="2025-08-08T12:41:15.41Z" w:id="9858819">
        <w:r w:rsidRPr="3F1F5300" w:rsidR="1A5548C0">
          <w:rPr>
            <w:lang w:val="en-GB"/>
          </w:rPr>
          <w:t xml:space="preserve">We show that </w:t>
        </w:r>
        <w:r w:rsidRPr="3F1F5300" w:rsidR="1A5548C0">
          <w:rPr>
            <w:lang w:val="en-GB"/>
          </w:rPr>
          <w:t>FinBERT</w:t>
        </w:r>
        <w:r w:rsidRPr="3F1F5300" w:rsidR="1A5548C0">
          <w:rPr>
            <w:lang w:val="en-GB"/>
          </w:rPr>
          <w:t xml:space="preserve"> outperforms </w:t>
        </w:r>
      </w:ins>
      <w:ins w:author="Otto Tarkka" w:date="2025-08-08T12:42:21.31Z" w:id="1770952631">
        <w:r w:rsidRPr="3F1F5300" w:rsidR="4B16ED36">
          <w:rPr>
            <w:lang w:val="en-GB"/>
          </w:rPr>
          <w:t xml:space="preserve">SVM </w:t>
        </w:r>
      </w:ins>
      <w:ins w:author="Otto Tarkka" w:date="2025-08-08T12:44:50.7Z" w:id="854655420">
        <w:r w:rsidRPr="3F1F5300" w:rsidR="12501324">
          <w:rPr>
            <w:lang w:val="en-GB"/>
          </w:rPr>
          <w:t xml:space="preserve">by an 8-point difference in F1 score. </w:t>
        </w:r>
        <w:r w:rsidRPr="3F1F5300" w:rsidR="12501324">
          <w:rPr>
            <w:lang w:val="en-GB"/>
          </w:rPr>
          <w:t xml:space="preserve">This increase in performance comes at the cost of more computation and less directly </w:t>
        </w:r>
      </w:ins>
      <w:ins w:author="Otto Tarkka" w:date="2025-08-08T12:45:16.231Z" w:id="151471214">
        <w:r w:rsidRPr="3F1F5300" w:rsidR="12501324">
          <w:rPr>
            <w:lang w:val="en-GB"/>
          </w:rPr>
          <w:t>explainab</w:t>
        </w:r>
        <w:r w:rsidRPr="3F1F5300" w:rsidR="42343FEA">
          <w:rPr>
            <w:lang w:val="en-GB"/>
          </w:rPr>
          <w:t>le results. However,</w:t>
        </w:r>
      </w:ins>
      <w:del w:author="Otto Tarkka" w:date="2025-08-08T12:45:25.736Z" w:id="1738138821">
        <w:r w:rsidRPr="3F1F5300" w:rsidDel="00751FC0">
          <w:rPr>
            <w:lang w:val="en-GB"/>
          </w:rPr>
          <w:delText xml:space="preserve"> </w:delText>
        </w:r>
      </w:del>
      <w:del w:author="Otto Tarkka" w:date="2025-08-08T12:45:23.488Z" w:id="206783288">
        <w:r w:rsidRPr="3F1F5300" w:rsidDel="00751FC0">
          <w:rPr>
            <w:lang w:val="en-GB"/>
          </w:rPr>
          <w:delText>W</w:delText>
        </w:r>
      </w:del>
      <w:ins w:author="Otto Tarkka" w:date="2025-08-08T12:45:26.7Z" w:id="752877053">
        <w:r w:rsidRPr="3F1F5300" w:rsidR="6789FD9F">
          <w:rPr>
            <w:lang w:val="en-GB"/>
          </w:rPr>
          <w:t>w</w:t>
        </w:r>
      </w:ins>
      <w:r w:rsidRPr="3F1F5300" w:rsidR="332D585F">
        <w:rPr>
          <w:lang w:val="en-GB"/>
        </w:rPr>
        <w:t xml:space="preserve">ith the model explainability method SHAP, we can </w:t>
      </w:r>
      <w:ins w:author="Otto Tarkka" w:date="2025-08-20T08:21:10.61Z" w:id="1803603146">
        <w:r w:rsidRPr="3F1F5300" w:rsidR="6BDAD233">
          <w:rPr>
            <w:lang w:val="en-GB"/>
          </w:rPr>
          <w:t>ascertain</w:t>
        </w:r>
      </w:ins>
      <w:del w:author="Otto Tarkka" w:date="2025-08-20T08:21:08.065Z" w:id="1517732763">
        <w:r w:rsidRPr="3F1F5300" w:rsidDel="332D585F">
          <w:rPr>
            <w:lang w:val="en-GB"/>
          </w:rPr>
          <w:delText>see</w:delText>
        </w:r>
      </w:del>
      <w:r w:rsidRPr="3F1F5300" w:rsidR="332D585F">
        <w:rPr>
          <w:lang w:val="en-GB"/>
        </w:rPr>
        <w:t xml:space="preserve"> which features the model has learned to associate with a given party and how the model’s reasoning compares to human responses. In our analysis, we </w:t>
      </w:r>
      <w:r w:rsidRPr="3F1F5300" w:rsidR="332D585F">
        <w:rPr>
          <w:lang w:val="en-GB"/>
        </w:rPr>
        <w:t>identified</w:t>
      </w:r>
      <w:r w:rsidRPr="3F1F5300" w:rsidR="332D585F">
        <w:rPr>
          <w:lang w:val="en-GB"/>
        </w:rPr>
        <w:t xml:space="preserve"> two types of cue phrases: topical and rhetorical. Our results show the model can distinguish between the parties not only by topical cues, but also by rhetorical cues. This confirms </w:t>
      </w:r>
      <w:r w:rsidRPr="3F1F5300" w:rsidR="332D585F">
        <w:rPr>
          <w:lang w:val="en-GB"/>
        </w:rPr>
        <w:t>previous</w:t>
      </w:r>
      <w:r w:rsidRPr="3F1F5300" w:rsidR="332D585F">
        <w:rPr>
          <w:lang w:val="en-GB"/>
        </w:rPr>
        <w:t xml:space="preserve"> observations that classification of political language can be strongly affected by non-ideological linguistic features, such as opposition-government positions </w:t>
      </w:r>
      <w:r w:rsidRPr="3F1F5300" w:rsidR="7C80DB70">
        <w:rPr>
          <w:lang w:val="en-GB"/>
        </w:rPr>
        <w:t xml:space="preserve">(Hirst et </w:t>
      </w:r>
      <w:r w:rsidRPr="3F1F5300" w:rsidR="7C80DB70">
        <w:rPr>
          <w:lang w:val="en-GB"/>
        </w:rPr>
        <w:t>al., 2010)</w:t>
      </w:r>
      <w:r w:rsidRPr="3F1F5300" w:rsidR="332D585F">
        <w:rPr>
          <w:lang w:val="en-GB"/>
        </w:rPr>
        <w:t xml:space="preserve"> and stylistic features </w:t>
      </w:r>
      <w:r w:rsidRPr="3F1F5300" w:rsidR="7C80DB70">
        <w:rPr>
          <w:lang w:val="en-GB"/>
        </w:rPr>
        <w:t>(Potthast et al., 2018)</w:t>
      </w:r>
      <w:r w:rsidRPr="3F1F5300" w:rsidR="332D585F">
        <w:rPr>
          <w:lang w:val="en-GB"/>
        </w:rPr>
        <w:t xml:space="preserve">. We also show that some parties, namely the Swedish People’s Party and the Finns are more easily </w:t>
      </w:r>
      <w:r w:rsidRPr="3F1F5300" w:rsidR="332D585F">
        <w:rPr>
          <w:lang w:val="en-GB"/>
        </w:rPr>
        <w:t>identified</w:t>
      </w:r>
      <w:r w:rsidRPr="3F1F5300" w:rsidR="332D585F">
        <w:rPr>
          <w:lang w:val="en-GB"/>
        </w:rPr>
        <w:t xml:space="preserve"> than the other parties.</w:t>
      </w:r>
    </w:p>
    <w:p w:rsidRPr="00B606DD" w:rsidR="007A50DC" w:rsidP="00D86686" w:rsidRDefault="00751FC0" w14:paraId="6E42B907" w14:textId="3AC6F8B7">
      <w:pPr>
        <w:pStyle w:val="BodyText"/>
        <w:jc w:val="both"/>
      </w:pPr>
      <w:r w:rsidR="00751FC0">
        <w:rPr/>
        <w:t xml:space="preserve">The questionnaire responses </w:t>
      </w:r>
      <w:r w:rsidR="00751FC0">
        <w:rPr/>
        <w:t>indicate</w:t>
      </w:r>
      <w:r w:rsidR="00751FC0">
        <w:rPr/>
        <w:t xml:space="preserve"> that the lack of clear topical cues strongly diminishes a respondent’s ability to </w:t>
      </w:r>
      <w:r w:rsidR="00751FC0">
        <w:rPr/>
        <w:t>identify</w:t>
      </w:r>
      <w:r w:rsidR="00751FC0">
        <w:rPr/>
        <w:t xml:space="preserve"> the parties. </w:t>
      </w:r>
      <w:r w:rsidR="00751FC0">
        <w:rPr/>
        <w:t>Interestingly enough, the</w:t>
      </w:r>
      <w:r w:rsidR="00751FC0">
        <w:rPr/>
        <w:t xml:space="preserve"> respondents </w:t>
      </w:r>
      <w:r w:rsidR="00751FC0">
        <w:rPr/>
        <w:t>seem to be</w:t>
      </w:r>
      <w:r w:rsidR="00751FC0">
        <w:rPr/>
        <w:t xml:space="preserve"> </w:t>
      </w:r>
      <w:r w:rsidR="00751FC0">
        <w:rPr/>
        <w:t>well aware</w:t>
      </w:r>
      <w:r w:rsidR="00751FC0">
        <w:rPr/>
        <w:t xml:space="preserve"> of this: the more uncertain a respondent is about their assessment, the more probable it is that they have made a wrong guess. Human respondents focus primarily on topic and sentiment, </w:t>
      </w:r>
      <w:r w:rsidR="00751FC0">
        <w:rPr/>
        <w:t>whereas</w:t>
      </w:r>
      <w:r w:rsidR="00751FC0">
        <w:rPr/>
        <w:t xml:space="preserve"> the model can also find meaningful information in other linguistic cues. This shows that citizens often cannot make a reasonable assessment about an MPs party affiliation based on text alone and that extra-linguistic context cues or other shortcuts are crucial for a citizen</w:t>
      </w:r>
      <w:ins w:author="Otto Tarkka" w:date="2025-08-25T06:38:46.39Z" w:id="221320911">
        <w:r w:rsidR="05AD53B0">
          <w:t>’s</w:t>
        </w:r>
      </w:ins>
      <w:r w:rsidR="00751FC0">
        <w:rPr/>
        <w:t xml:space="preserve"> understanding of politics and the ideological standings of political parties.</w:t>
      </w:r>
    </w:p>
    <w:p w:rsidRPr="00B606DD" w:rsidR="007A50DC" w:rsidP="00D86686" w:rsidRDefault="00751FC0" w14:paraId="10C1255A" w14:textId="5F00FFE7">
      <w:pPr>
        <w:pStyle w:val="BodyText"/>
        <w:jc w:val="both"/>
      </w:pPr>
      <w:r w:rsidR="00751FC0">
        <w:rPr/>
        <w:t xml:space="preserve">A machine learning model that is given the task to classify texts into distinct categories will use </w:t>
      </w:r>
      <w:r w:rsidR="00751FC0">
        <w:rPr/>
        <w:t>any and all</w:t>
      </w:r>
      <w:r w:rsidR="00751FC0">
        <w:rPr/>
        <w:t xml:space="preserve"> patterns it learns to </w:t>
      </w:r>
      <w:r w:rsidR="00751FC0">
        <w:rPr/>
        <w:t>identify</w:t>
      </w:r>
      <w:r w:rsidR="00751FC0">
        <w:rPr/>
        <w:t xml:space="preserve"> from the training data to do so with no regard to what a human might find intuitive. We have shown that many speeches held in the Finnish parliament do, in fact, require such fine-grained understanding of typical speech patterns and word choices to be </w:t>
      </w:r>
      <w:r w:rsidR="00751FC0">
        <w:rPr/>
        <w:t>label</w:t>
      </w:r>
      <w:del w:author="Otto Tarkka" w:date="2025-08-20T13:10:21.949Z" w:id="1234085368">
        <w:r w:rsidDel="00751FC0">
          <w:delText>l</w:delText>
        </w:r>
      </w:del>
      <w:r w:rsidR="00751FC0">
        <w:rPr/>
        <w:t xml:space="preserve">ed correctly, as they often lack overt topical cues. Many speeches also </w:t>
      </w:r>
      <w:r w:rsidR="00751FC0">
        <w:rPr/>
        <w:t>contain</w:t>
      </w:r>
      <w:r w:rsidR="00751FC0">
        <w:rPr/>
        <w:t xml:space="preserve"> misleading cues, i.e., phrases conveying political positions that are strongly associated with a party other than the </w:t>
      </w:r>
      <w:r w:rsidR="00751FC0">
        <w:rPr/>
        <w:t>speaker’s</w:t>
      </w:r>
      <w:r w:rsidR="00751FC0">
        <w:rPr/>
        <w:t>. These speeches were often mis</w:t>
      </w:r>
      <w:r w:rsidR="00751FC0">
        <w:rPr/>
        <w:t>label</w:t>
      </w:r>
      <w:del w:author="Otto Tarkka" w:date="2025-08-20T13:10:25.39Z" w:id="433338128">
        <w:r w:rsidDel="00751FC0">
          <w:delText>l</w:delText>
        </w:r>
      </w:del>
      <w:r w:rsidR="00751FC0">
        <w:rPr/>
        <w:t xml:space="preserve">ed by respondents and by the model, too, although the model was sometimes able to self-correct by looking for other cues in the text. This shows that Finnish political parties discuss a multitude of topics from a variety of viewpoints. The formation of new coalition governments every four years forces the parties to adjust their politics, and thus, the things they say in parliament, to suit their </w:t>
      </w:r>
      <w:r w:rsidR="00751FC0">
        <w:rPr/>
        <w:t>new environment</w:t>
      </w:r>
      <w:r w:rsidR="00751FC0">
        <w:rPr/>
        <w:t>.</w:t>
      </w:r>
    </w:p>
    <w:p w:rsidRPr="00B606DD" w:rsidR="007A50DC" w:rsidP="00D86686" w:rsidRDefault="00751FC0" w14:paraId="5CC29F12" w14:textId="67A31C0F">
      <w:pPr>
        <w:pStyle w:val="BodyText"/>
        <w:jc w:val="both"/>
      </w:pPr>
      <w:r w:rsidR="00751FC0">
        <w:rPr/>
        <w:t xml:space="preserve">Our results not only tell us about the distinctiveness of Finnish political parties and the reasons behind it, but also, on a broader scale, show why model explainability methods are a valuable tool for analysis in computational social sciences and digital humanities. </w:t>
      </w:r>
      <w:ins w:author="Otto Tarkka" w:date="2025-08-25T07:13:22.954Z" w:id="1102427229">
        <w:r w:rsidR="1AD2C9BD">
          <w:t xml:space="preserve">For </w:t>
        </w:r>
      </w:ins>
      <w:ins w:author="Otto Tarkka" w:date="2025-08-25T07:16:19.23Z" w:id="1566197512">
        <w:r w:rsidR="5EB17337">
          <w:t>example</w:t>
        </w:r>
      </w:ins>
      <w:ins w:author="Otto Tarkka" w:date="2025-08-25T07:13:22.954Z" w:id="1173803868">
        <w:r w:rsidR="1AD2C9BD">
          <w:t>,</w:t>
        </w:r>
        <w:r w:rsidR="1AD2C9BD">
          <w:t xml:space="preserve"> machine learning in combination with model explanation methods </w:t>
        </w:r>
      </w:ins>
      <w:ins w:author="Otto Tarkka" w:date="2025-08-25T07:14:20.751Z" w:id="1139344289">
        <w:r w:rsidR="1AD2C9BD">
          <w:t>could be used</w:t>
        </w:r>
      </w:ins>
      <w:ins w:author="Otto Tarkka" w:date="2025-08-25T07:13:22.954Z" w:id="1690045788">
        <w:r w:rsidR="1AD2C9BD">
          <w:t xml:space="preserve"> </w:t>
        </w:r>
      </w:ins>
      <w:ins w:author="Otto Tarkka" w:date="2025-08-25T07:14:37.695Z" w:id="1048093376">
        <w:r w:rsidR="1AD2C9BD">
          <w:t>to</w:t>
        </w:r>
      </w:ins>
      <w:ins w:author="Otto Tarkka" w:date="2025-08-25T07:13:22.954Z" w:id="891835163">
        <w:r w:rsidR="1AD2C9BD">
          <w:t xml:space="preserve"> uncover</w:t>
        </w:r>
        <w:r w:rsidR="1AD2C9BD">
          <w:t xml:space="preserve"> latent political and ideological biases in </w:t>
        </w:r>
        <w:r w:rsidR="1AD2C9BD">
          <w:t>seemingly neutral</w:t>
        </w:r>
        <w:r w:rsidR="1AD2C9BD">
          <w:t xml:space="preserve"> text</w:t>
        </w:r>
      </w:ins>
      <w:ins w:author="Otto Tarkka" w:date="2025-08-25T07:15:13.575Z" w:id="1537431545">
        <w:r w:rsidR="751C7B88">
          <w:t>, such as news</w:t>
        </w:r>
      </w:ins>
      <w:ins w:author="Otto Tarkka" w:date="2025-08-25T07:13:22.954Z" w:id="551692175">
        <w:r w:rsidR="1AD2C9BD">
          <w:t xml:space="preserve">. </w:t>
        </w:r>
      </w:ins>
      <w:r w:rsidR="00751FC0">
        <w:rPr/>
        <w:t>As the use of machine learning becomes more prevalent</w:t>
      </w:r>
      <w:del w:author="Otto Tarkka" w:date="2025-08-25T07:15:38.893Z" w:id="203872953">
        <w:r w:rsidDel="00751FC0">
          <w:delText xml:space="preserve"> in these fields</w:delText>
        </w:r>
      </w:del>
      <w:r w:rsidR="00751FC0">
        <w:rPr/>
        <w:t xml:space="preserve">, it is important to consider the reasons a model behaves the way it does. It is easy to assume a model bases its predictions on features that are intuitive to a human analyst but as this study has shown, sometimes the model’s reasoning can be counter intuitive. Depending on the learning task and research questions, this kind of </w:t>
      </w:r>
      <w:r w:rsidR="00751FC0">
        <w:rPr/>
        <w:t>behavio</w:t>
      </w:r>
      <w:del w:author="Otto Tarkka" w:date="2025-08-20T10:41:45.858Z" w:id="1976335052">
        <w:r w:rsidDel="00751FC0">
          <w:delText>u</w:delText>
        </w:r>
      </w:del>
      <w:r w:rsidR="00751FC0">
        <w:rPr/>
        <w:t xml:space="preserve">r can be unwanted or even harmful if, for instance, it leads to reinforcing racist or sexist stereotypes. Researchers who use machine learning methods in their research should consider employing model explainability methods to support their analysis, instead of just relying on accuracy metrics. Our analysis also shows how </w:t>
      </w:r>
      <w:ins w:author="Otto Tarkka" w:date="2025-08-20T08:25:22.724Z" w:id="28623996">
        <w:r w:rsidR="5BF25C1E">
          <w:t xml:space="preserve">the </w:t>
        </w:r>
      </w:ins>
      <w:r w:rsidR="00751FC0">
        <w:rPr/>
        <w:t xml:space="preserve">SHAP explanations, even though useful, are still limited: in many cases the model was shown to base its predictions on features that are not intuitively obvious, but the explanation does not tell </w:t>
      </w:r>
      <w:r w:rsidRPr="3F1F5300" w:rsidR="00751FC0">
        <w:rPr>
          <w:i w:val="1"/>
          <w:iCs w:val="1"/>
        </w:rPr>
        <w:t>why</w:t>
      </w:r>
      <w:r w:rsidR="00751FC0">
        <w:rPr/>
        <w:t xml:space="preserve"> these features were important. In other words, we would ideally have an explanation for the explanation. This is an area of research where much work is being </w:t>
      </w:r>
      <w:r w:rsidR="00751FC0">
        <w:rPr/>
        <w:t>done</w:t>
      </w:r>
      <w:r w:rsidR="00751FC0">
        <w:rPr/>
        <w:t xml:space="preserve"> and we will certainly see many advances </w:t>
      </w:r>
      <w:r w:rsidR="00751FC0">
        <w:rPr/>
        <w:t>in the near future</w:t>
      </w:r>
      <w:r w:rsidR="00751FC0">
        <w:rPr/>
        <w:t>.</w:t>
      </w:r>
    </w:p>
    <w:p w:rsidRPr="00B606DD" w:rsidR="007A50DC" w:rsidP="00D86686" w:rsidRDefault="00751FC0" w14:paraId="4BFB094A" w14:textId="12D0B6FB">
      <w:pPr>
        <w:pStyle w:val="Heading1"/>
      </w:pPr>
      <w:bookmarkStart w:name="data-availability-statement" w:id="27"/>
      <w:bookmarkEnd w:id="26"/>
      <w:r w:rsidRPr="00B606DD">
        <w:t>Data availability</w:t>
      </w:r>
    </w:p>
    <w:p w:rsidRPr="00B606DD" w:rsidR="007A50DC" w:rsidP="00167128" w:rsidRDefault="00751FC0" w14:paraId="78A0295B" w14:textId="77777777">
      <w:pPr>
        <w:pStyle w:val="FirstParagraph"/>
        <w:jc w:val="both"/>
      </w:pPr>
      <w:r w:rsidRPr="5E7FEE51" w:rsidR="00751FC0">
        <w:rPr>
          <w:lang w:val="en-GB"/>
        </w:rPr>
        <w:t xml:space="preserve">The source code for training our classifier and calculating SHAP keywords are available under the Apache 2.0 license at </w:t>
      </w:r>
      <w:hyperlink r:id="R6a238937d8c34b98">
        <w:r w:rsidRPr="5E7FEE51" w:rsidR="00751FC0">
          <w:rPr>
            <w:rStyle w:val="Hyperlink"/>
            <w:lang w:val="en-GB"/>
          </w:rPr>
          <w:t>https://github.com/TurkuNLP/ParliamentSpeechClassifier</w:t>
        </w:r>
      </w:hyperlink>
      <w:r w:rsidRPr="5E7FEE51" w:rsidR="00751FC0">
        <w:rPr>
          <w:lang w:val="en-GB"/>
        </w:rPr>
        <w:t xml:space="preserve">. The </w:t>
      </w:r>
      <w:r w:rsidRPr="5E7FEE51" w:rsidR="00751FC0">
        <w:rPr>
          <w:lang w:val="en-GB"/>
        </w:rPr>
        <w:t>FinParl</w:t>
      </w:r>
      <w:r w:rsidRPr="5E7FEE51" w:rsidR="00751FC0">
        <w:rPr>
          <w:lang w:val="en-GB"/>
        </w:rPr>
        <w:t xml:space="preserve"> dataset can be downloaded at </w:t>
      </w:r>
      <w:hyperlink r:id="R314aec171a334607">
        <w:r w:rsidRPr="5E7FEE51" w:rsidR="00751FC0">
          <w:rPr>
            <w:rStyle w:val="Hyperlink"/>
            <w:lang w:val="en-GB"/>
          </w:rPr>
          <w:t>https://a3s.fi/parliamentsampo/speeches/xml/index.html</w:t>
        </w:r>
      </w:hyperlink>
      <w:r w:rsidRPr="5E7FEE51" w:rsidR="00751FC0">
        <w:rPr>
          <w:lang w:val="en-GB"/>
        </w:rPr>
        <w:t>.</w:t>
      </w:r>
    </w:p>
    <w:p w:rsidRPr="00B606DD" w:rsidR="007A50DC" w:rsidRDefault="00751FC0" w14:paraId="335F8138" w14:textId="77777777">
      <w:pPr>
        <w:pStyle w:val="Heading1"/>
      </w:pPr>
      <w:bookmarkStart w:name="declarations" w:id="28"/>
      <w:bookmarkEnd w:id="27"/>
      <w:r w:rsidRPr="00B606DD">
        <w:t>Declarations</w:t>
      </w:r>
    </w:p>
    <w:p w:rsidRPr="00B606DD" w:rsidR="006C5E74" w:rsidP="00167128" w:rsidRDefault="006C5E74" w14:paraId="376A211C" w14:textId="77777777">
      <w:pPr>
        <w:pStyle w:val="BodyText"/>
        <w:jc w:val="both"/>
      </w:pPr>
      <w:r w:rsidRPr="00B606DD">
        <w:t>This research was funded by the Research Council of Finland [grant number 353569].</w:t>
      </w:r>
    </w:p>
    <w:p w:rsidRPr="00B606DD" w:rsidR="006C5E74" w:rsidP="00167128" w:rsidRDefault="006C5E74" w14:paraId="4F8DFEE8" w14:textId="4E4B9A2A">
      <w:pPr>
        <w:pStyle w:val="BodyText"/>
        <w:jc w:val="both"/>
      </w:pPr>
      <w:r w:rsidRPr="00B606DD">
        <w:t xml:space="preserve">The corresponding author declares membership of the Left Alliance. The party had no role in the </w:t>
      </w:r>
      <w:r w:rsidRPr="00B606DD" w:rsidR="00177449">
        <w:t xml:space="preserve">funding or </w:t>
      </w:r>
      <w:r w:rsidRPr="00B606DD">
        <w:t>design of the study, the collection, analysis, and interpretation of data, the writing of the manuscript or any other aspect of the research.</w:t>
      </w:r>
    </w:p>
    <w:p w:rsidRPr="00B606DD" w:rsidR="00EB26D4" w:rsidP="00167128" w:rsidRDefault="006C5E74" w14:paraId="120AB02E" w14:textId="76127A9F">
      <w:pPr>
        <w:pStyle w:val="BodyText"/>
        <w:jc w:val="both"/>
      </w:pPr>
      <w:r w:rsidRPr="00B606DD">
        <w:t xml:space="preserve">The authors wish to acknowledge CSC – IT </w:t>
      </w:r>
      <w:proofErr w:type="spellStart"/>
      <w:r w:rsidRPr="00B606DD">
        <w:t>Center</w:t>
      </w:r>
      <w:proofErr w:type="spellEnd"/>
      <w:r w:rsidRPr="00B606DD">
        <w:t xml:space="preserve"> for Science, Finland, for computational resources.</w:t>
      </w:r>
    </w:p>
    <w:p w:rsidRPr="00B606DD" w:rsidR="002345D9" w:rsidP="00D86686" w:rsidRDefault="00307A0A" w14:paraId="28407DB4" w14:textId="25A2B094">
      <w:pPr>
        <w:pStyle w:val="Heading1"/>
      </w:pPr>
      <w:r w:rsidRPr="00B606DD">
        <w:t>References</w:t>
      </w:r>
    </w:p>
    <w:p w:rsidRPr="00B606DD" w:rsidR="009B6AF0" w:rsidP="00167128" w:rsidRDefault="002345D9" w14:paraId="7C1EBD1F" w14:textId="266F9842">
      <w:pPr>
        <w:pStyle w:val="BodyText"/>
        <w:ind w:left="720" w:hanging="720"/>
      </w:pPr>
      <w:r w:rsidRPr="5E7FEE51" w:rsidR="002345D9">
        <w:rPr>
          <w:lang w:val="en-GB"/>
        </w:rPr>
        <w:t xml:space="preserve">Adams, J., </w:t>
      </w:r>
      <w:r w:rsidRPr="5E7FEE51" w:rsidR="002345D9">
        <w:rPr>
          <w:lang w:val="en-GB"/>
        </w:rPr>
        <w:t>Weschle</w:t>
      </w:r>
      <w:r w:rsidRPr="5E7FEE51" w:rsidR="002345D9">
        <w:rPr>
          <w:lang w:val="en-GB"/>
        </w:rPr>
        <w:t>, S.,</w:t>
      </w:r>
      <w:r w:rsidRPr="5E7FEE51" w:rsidR="009B6AF0">
        <w:rPr>
          <w:lang w:val="en-GB"/>
        </w:rPr>
        <w:t xml:space="preserve"> and</w:t>
      </w:r>
      <w:r w:rsidRPr="5E7FEE51" w:rsidR="002345D9">
        <w:rPr>
          <w:lang w:val="en-GB"/>
        </w:rPr>
        <w:t xml:space="preserve"> </w:t>
      </w:r>
      <w:r w:rsidRPr="5E7FEE51" w:rsidR="002345D9">
        <w:rPr>
          <w:lang w:val="en-GB"/>
        </w:rPr>
        <w:t>Wlezien</w:t>
      </w:r>
      <w:r w:rsidRPr="5E7FEE51" w:rsidR="002345D9">
        <w:rPr>
          <w:lang w:val="en-GB"/>
        </w:rPr>
        <w:t>, C. (2021) Elite interactions and voters’ perceptions</w:t>
      </w:r>
      <w:r w:rsidRPr="5E7FEE51" w:rsidR="00DD039D">
        <w:rPr>
          <w:lang w:val="en-GB"/>
        </w:rPr>
        <w:t xml:space="preserve"> </w:t>
      </w:r>
      <w:r w:rsidRPr="5E7FEE51" w:rsidR="002345D9">
        <w:rPr>
          <w:lang w:val="en-GB"/>
        </w:rPr>
        <w:t xml:space="preserve">of parties’ policy positions, </w:t>
      </w:r>
      <w:r w:rsidRPr="5E7FEE51" w:rsidR="002345D9">
        <w:rPr>
          <w:i w:val="1"/>
          <w:iCs w:val="1"/>
          <w:lang w:val="en-GB"/>
        </w:rPr>
        <w:t>American journal of political science</w:t>
      </w:r>
      <w:r w:rsidRPr="5E7FEE51" w:rsidR="002345D9">
        <w:rPr>
          <w:lang w:val="en-GB"/>
        </w:rPr>
        <w:t>, 65(1), 101–114. Available at:</w:t>
      </w:r>
      <w:r w:rsidRPr="5E7FEE51" w:rsidR="00DD039D">
        <w:rPr>
          <w:lang w:val="en-GB"/>
        </w:rPr>
        <w:t xml:space="preserve"> </w:t>
      </w:r>
      <w:hyperlink r:id="R50532a7159f24ce9">
        <w:r w:rsidRPr="5E7FEE51" w:rsidR="00DD039D">
          <w:rPr>
            <w:rStyle w:val="Hyperlink"/>
            <w:lang w:val="en-GB"/>
          </w:rPr>
          <w:t>https://doi.org/10.1111/ajps.12510</w:t>
        </w:r>
      </w:hyperlink>
      <w:r w:rsidRPr="5E7FEE51" w:rsidR="002345D9">
        <w:rPr>
          <w:lang w:val="en-GB"/>
        </w:rPr>
        <w:t>.</w:t>
      </w:r>
    </w:p>
    <w:p w:rsidRPr="00B606DD" w:rsidR="009B6AF0" w:rsidP="00167128" w:rsidRDefault="002345D9" w14:paraId="67960CED" w14:textId="71551EA2">
      <w:pPr>
        <w:pStyle w:val="BodyText"/>
        <w:ind w:left="720" w:hanging="720"/>
      </w:pPr>
      <w:r w:rsidRPr="00B606DD">
        <w:t xml:space="preserve">Ayoub, J., Yang, X.J., </w:t>
      </w:r>
      <w:r w:rsidRPr="00B606DD" w:rsidR="009B6AF0">
        <w:t xml:space="preserve">and </w:t>
      </w:r>
      <w:r w:rsidRPr="00B606DD">
        <w:t>Zhou, F. (2021) Combat covid-19 infodemic using explainable</w:t>
      </w:r>
      <w:r w:rsidRPr="00B606DD" w:rsidR="00DD039D">
        <w:t xml:space="preserve"> </w:t>
      </w:r>
      <w:r w:rsidRPr="00B606DD">
        <w:t xml:space="preserve">natural language processing models, </w:t>
      </w:r>
      <w:r w:rsidRPr="00B606DD">
        <w:rPr>
          <w:i/>
          <w:iCs/>
        </w:rPr>
        <w:t>Information Processing and Management</w:t>
      </w:r>
      <w:r w:rsidRPr="00B606DD">
        <w:t>,</w:t>
      </w:r>
      <w:r w:rsidRPr="00B606DD" w:rsidR="00DD039D">
        <w:t xml:space="preserve"> </w:t>
      </w:r>
      <w:r w:rsidRPr="00B606DD">
        <w:t xml:space="preserve">58. Available at: </w:t>
      </w:r>
      <w:hyperlink w:history="1" r:id="rId17">
        <w:r w:rsidRPr="00B606DD" w:rsidR="009B6AF0">
          <w:rPr>
            <w:rStyle w:val="Hyperlink"/>
          </w:rPr>
          <w:t>https://doi.org/https://doi.org/10.1016/j.ipm.2021.102569</w:t>
        </w:r>
      </w:hyperlink>
      <w:r w:rsidRPr="00B606DD">
        <w:t>.</w:t>
      </w:r>
    </w:p>
    <w:p w:rsidRPr="00B606DD" w:rsidR="001D1071" w:rsidP="001D1071" w:rsidRDefault="002345D9" w14:paraId="2CEACD39" w14:textId="7D262729">
      <w:pPr>
        <w:pStyle w:val="BodyText"/>
        <w:ind w:left="720" w:hanging="720"/>
      </w:pPr>
      <w:r w:rsidRPr="5E7FEE51" w:rsidR="002345D9">
        <w:rPr>
          <w:lang w:val="en-GB"/>
        </w:rPr>
        <w:t xml:space="preserve">Bayram, U., </w:t>
      </w:r>
      <w:r w:rsidRPr="5E7FEE51" w:rsidR="002345D9">
        <w:rPr>
          <w:lang w:val="en-GB"/>
        </w:rPr>
        <w:t>Pestian</w:t>
      </w:r>
      <w:r w:rsidRPr="5E7FEE51" w:rsidR="002345D9">
        <w:rPr>
          <w:lang w:val="en-GB"/>
        </w:rPr>
        <w:t xml:space="preserve">, J., Santel, D., </w:t>
      </w:r>
      <w:r w:rsidRPr="5E7FEE51" w:rsidR="009B6AF0">
        <w:rPr>
          <w:lang w:val="en-GB"/>
        </w:rPr>
        <w:t xml:space="preserve">and </w:t>
      </w:r>
      <w:r w:rsidRPr="5E7FEE51" w:rsidR="002345D9">
        <w:rPr>
          <w:lang w:val="en-GB"/>
        </w:rPr>
        <w:t>Minai</w:t>
      </w:r>
      <w:r w:rsidRPr="5E7FEE51" w:rsidR="002345D9">
        <w:rPr>
          <w:lang w:val="en-GB"/>
        </w:rPr>
        <w:t xml:space="preserve">, A.A. (2019) </w:t>
      </w:r>
      <w:r w:rsidRPr="5E7FEE51" w:rsidR="002345D9">
        <w:rPr>
          <w:lang w:val="en-GB"/>
        </w:rPr>
        <w:t>What’s</w:t>
      </w:r>
      <w:r w:rsidRPr="5E7FEE51" w:rsidR="002345D9">
        <w:rPr>
          <w:lang w:val="en-GB"/>
        </w:rPr>
        <w:t xml:space="preserve"> in a word? Detecting</w:t>
      </w:r>
      <w:r w:rsidRPr="5E7FEE51" w:rsidR="00DD039D">
        <w:rPr>
          <w:lang w:val="en-GB"/>
        </w:rPr>
        <w:t xml:space="preserve"> </w:t>
      </w:r>
      <w:r w:rsidRPr="5E7FEE51" w:rsidR="002345D9">
        <w:rPr>
          <w:lang w:val="en-GB"/>
        </w:rPr>
        <w:t xml:space="preserve">partisan affiliation from word use in congressional speeches in </w:t>
      </w:r>
      <w:r w:rsidRPr="5E7FEE51" w:rsidR="002345D9">
        <w:rPr>
          <w:i w:val="1"/>
          <w:iCs w:val="1"/>
          <w:lang w:val="en-GB"/>
        </w:rPr>
        <w:t>2019 International Joint Conference on</w:t>
      </w:r>
      <w:r w:rsidRPr="5E7FEE51" w:rsidR="00DD039D">
        <w:rPr>
          <w:i w:val="1"/>
          <w:iCs w:val="1"/>
          <w:lang w:val="en-GB"/>
        </w:rPr>
        <w:t xml:space="preserve"> </w:t>
      </w:r>
      <w:r w:rsidRPr="5E7FEE51" w:rsidR="002345D9">
        <w:rPr>
          <w:i w:val="1"/>
          <w:iCs w:val="1"/>
          <w:lang w:val="en-GB"/>
        </w:rPr>
        <w:t>Neural Networks (IJCNN))</w:t>
      </w:r>
      <w:r w:rsidRPr="5E7FEE51" w:rsidR="002345D9">
        <w:rPr>
          <w:lang w:val="en-GB"/>
        </w:rPr>
        <w:t>.</w:t>
      </w:r>
      <w:r w:rsidRPr="5E7FEE51" w:rsidR="001D1071">
        <w:rPr>
          <w:lang w:val="en-GB"/>
        </w:rPr>
        <w:t xml:space="preserve"> </w:t>
      </w:r>
      <w:ins w:author="Otto Tarkka" w:date="2025-08-11T12:03:40.289Z" w:id="922402881">
        <w:r w:rsidRPr="5E7FEE51" w:rsidR="2995A38D">
          <w:rPr>
            <w:lang w:val="en-GB"/>
          </w:rPr>
          <w:t xml:space="preserve">Budapest: </w:t>
        </w:r>
        <w:r w:rsidRPr="5E7FEE51" w:rsidR="2995A38D">
          <w:rPr>
            <w:lang w:val="en-GB"/>
          </w:rPr>
          <w:t>IEEE</w:t>
        </w:r>
      </w:ins>
      <w:ins w:author="Otto Tarkka" w:date="2025-08-11T12:05:11.831Z" w:id="232122130">
        <w:r w:rsidRPr="5E7FEE51" w:rsidR="7493F68A">
          <w:rPr>
            <w:lang w:val="en-GB"/>
          </w:rPr>
          <w:t xml:space="preserve">. </w:t>
        </w:r>
      </w:ins>
      <w:r w:rsidRPr="5E7FEE51" w:rsidR="001D1071">
        <w:rPr>
          <w:lang w:val="en-GB"/>
        </w:rPr>
        <w:t>Available</w:t>
      </w:r>
      <w:r w:rsidRPr="5E7FEE51" w:rsidR="001D1071">
        <w:rPr>
          <w:lang w:val="en-GB"/>
        </w:rPr>
        <w:t xml:space="preserve"> at: </w:t>
      </w:r>
      <w:hyperlink r:id="R4c9915080c394af6">
        <w:r w:rsidRPr="5E7FEE51" w:rsidR="001D1071">
          <w:rPr>
            <w:rStyle w:val="Hyperlink"/>
            <w:lang w:val="en-GB"/>
          </w:rPr>
          <w:t>https://ieeexplore.ieee.org/abstract/document/8851739/</w:t>
        </w:r>
      </w:hyperlink>
      <w:r w:rsidRPr="5E7FEE51" w:rsidR="001D1071">
        <w:rPr>
          <w:lang w:val="en-GB"/>
        </w:rPr>
        <w:t>.</w:t>
      </w:r>
    </w:p>
    <w:p w:rsidRPr="00B606DD" w:rsidR="009B6AF0" w:rsidP="00167128" w:rsidRDefault="002345D9" w14:paraId="2D222650" w14:textId="66E8A366">
      <w:pPr>
        <w:pStyle w:val="BodyText"/>
        <w:ind w:left="720" w:hanging="720"/>
      </w:pPr>
      <w:r w:rsidRPr="5E7FEE51" w:rsidR="002345D9">
        <w:rPr>
          <w:lang w:val="en-GB"/>
        </w:rPr>
        <w:t>Berrar</w:t>
      </w:r>
      <w:r w:rsidRPr="5E7FEE51" w:rsidR="002345D9">
        <w:rPr>
          <w:lang w:val="en-GB"/>
        </w:rPr>
        <w:t xml:space="preserve">, D. (2019) Cross-validation. </w:t>
      </w:r>
      <w:r w:rsidRPr="5E7FEE51" w:rsidR="009B6AF0">
        <w:rPr>
          <w:lang w:val="en-GB"/>
        </w:rPr>
        <w:t xml:space="preserve">in </w:t>
      </w:r>
      <w:r w:rsidRPr="5E7FEE51" w:rsidR="002345D9">
        <w:rPr>
          <w:lang w:val="en-GB"/>
        </w:rPr>
        <w:t xml:space="preserve">S. Ranganathan, M. Gribskov, K. Nakai, </w:t>
      </w:r>
      <w:r w:rsidRPr="5E7FEE51" w:rsidR="009B6AF0">
        <w:rPr>
          <w:lang w:val="en-GB"/>
        </w:rPr>
        <w:t>and</w:t>
      </w:r>
      <w:r w:rsidRPr="5E7FEE51" w:rsidR="00DD039D">
        <w:rPr>
          <w:lang w:val="en-GB"/>
        </w:rPr>
        <w:t xml:space="preserve"> </w:t>
      </w:r>
      <w:r w:rsidRPr="5E7FEE51" w:rsidR="002345D9">
        <w:rPr>
          <w:lang w:val="en-GB"/>
        </w:rPr>
        <w:t xml:space="preserve">C. </w:t>
      </w:r>
      <w:r w:rsidRPr="5E7FEE51" w:rsidR="002345D9">
        <w:rPr>
          <w:lang w:val="en-GB"/>
        </w:rPr>
        <w:t>Sch</w:t>
      </w:r>
      <w:r w:rsidRPr="5E7FEE51" w:rsidR="009B6AF0">
        <w:rPr>
          <w:lang w:val="en-GB"/>
        </w:rPr>
        <w:t>ö</w:t>
      </w:r>
      <w:r w:rsidRPr="5E7FEE51" w:rsidR="002345D9">
        <w:rPr>
          <w:lang w:val="en-GB"/>
        </w:rPr>
        <w:t>nbach</w:t>
      </w:r>
      <w:r w:rsidRPr="5E7FEE51" w:rsidR="002345D9">
        <w:rPr>
          <w:lang w:val="en-GB"/>
        </w:rPr>
        <w:t xml:space="preserve"> (</w:t>
      </w:r>
      <w:r w:rsidRPr="5E7FEE51" w:rsidR="009B6AF0">
        <w:rPr>
          <w:lang w:val="en-GB"/>
        </w:rPr>
        <w:t>e</w:t>
      </w:r>
      <w:r w:rsidRPr="5E7FEE51" w:rsidR="002345D9">
        <w:rPr>
          <w:lang w:val="en-GB"/>
        </w:rPr>
        <w:t xml:space="preserve">ds.) </w:t>
      </w:r>
      <w:r w:rsidRPr="5E7FEE51" w:rsidR="002345D9">
        <w:rPr>
          <w:i w:val="1"/>
          <w:iCs w:val="1"/>
          <w:lang w:val="en-GB"/>
        </w:rPr>
        <w:t>Encyclopedia</w:t>
      </w:r>
      <w:r w:rsidRPr="5E7FEE51" w:rsidR="002345D9">
        <w:rPr>
          <w:i w:val="1"/>
          <w:iCs w:val="1"/>
          <w:lang w:val="en-GB"/>
        </w:rPr>
        <w:t xml:space="preserve"> of bioinformatics and computational biology</w:t>
      </w:r>
      <w:r w:rsidRPr="5E7FEE51" w:rsidR="002345D9">
        <w:rPr>
          <w:lang w:val="en-GB"/>
        </w:rPr>
        <w:t>.</w:t>
      </w:r>
      <w:r w:rsidRPr="5E7FEE51" w:rsidR="00DD039D">
        <w:rPr>
          <w:lang w:val="en-GB"/>
        </w:rPr>
        <w:t xml:space="preserve"> </w:t>
      </w:r>
      <w:r w:rsidRPr="5E7FEE51" w:rsidR="002345D9">
        <w:rPr>
          <w:lang w:val="en-GB"/>
        </w:rPr>
        <w:t>Academic Press.</w:t>
      </w:r>
    </w:p>
    <w:p w:rsidRPr="00B606DD" w:rsidR="009B6AF0" w:rsidP="00167128" w:rsidRDefault="002345D9" w14:paraId="5D84DF1A" w14:textId="2AA87C57">
      <w:pPr>
        <w:pStyle w:val="BodyText"/>
        <w:ind w:left="720" w:hanging="720"/>
      </w:pPr>
      <w:r w:rsidRPr="5E7FEE51" w:rsidR="002345D9">
        <w:rPr>
          <w:lang w:val="en-GB"/>
        </w:rPr>
        <w:t xml:space="preserve">Converse, P.E. (1975) Public Opinion and Voting </w:t>
      </w:r>
      <w:r w:rsidRPr="5E7FEE51" w:rsidR="002345D9">
        <w:rPr>
          <w:lang w:val="en-GB"/>
        </w:rPr>
        <w:t>Behavior</w:t>
      </w:r>
      <w:r w:rsidRPr="5E7FEE51" w:rsidR="009B6AF0">
        <w:rPr>
          <w:lang w:val="en-GB"/>
        </w:rPr>
        <w:t xml:space="preserve"> in </w:t>
      </w:r>
      <w:r w:rsidRPr="5E7FEE51" w:rsidR="002345D9">
        <w:rPr>
          <w:lang w:val="en-GB"/>
        </w:rPr>
        <w:t>Greenstein</w:t>
      </w:r>
      <w:r w:rsidRPr="5E7FEE51" w:rsidR="007644E9">
        <w:rPr>
          <w:lang w:val="en-GB"/>
        </w:rPr>
        <w:t>, F.I.</w:t>
      </w:r>
      <w:r w:rsidRPr="5E7FEE51" w:rsidR="002345D9">
        <w:rPr>
          <w:lang w:val="en-GB"/>
        </w:rPr>
        <w:t xml:space="preserve"> </w:t>
      </w:r>
      <w:r w:rsidRPr="5E7FEE51" w:rsidR="009B6AF0">
        <w:rPr>
          <w:lang w:val="en-GB"/>
        </w:rPr>
        <w:t>and</w:t>
      </w:r>
      <w:r w:rsidRPr="5E7FEE51" w:rsidR="00DD039D">
        <w:rPr>
          <w:lang w:val="en-GB"/>
        </w:rPr>
        <w:t xml:space="preserve"> </w:t>
      </w:r>
      <w:r w:rsidRPr="5E7FEE51" w:rsidR="002345D9">
        <w:rPr>
          <w:lang w:val="en-GB"/>
        </w:rPr>
        <w:t>Polsby</w:t>
      </w:r>
      <w:r w:rsidRPr="5E7FEE51" w:rsidR="007644E9">
        <w:rPr>
          <w:lang w:val="en-GB"/>
        </w:rPr>
        <w:t>, N. W.</w:t>
      </w:r>
      <w:r w:rsidRPr="5E7FEE51" w:rsidR="002345D9">
        <w:rPr>
          <w:lang w:val="en-GB"/>
        </w:rPr>
        <w:t xml:space="preserve"> (</w:t>
      </w:r>
      <w:r w:rsidRPr="5E7FEE51" w:rsidR="009B6AF0">
        <w:rPr>
          <w:lang w:val="en-GB"/>
        </w:rPr>
        <w:t>e</w:t>
      </w:r>
      <w:r w:rsidRPr="5E7FEE51" w:rsidR="002345D9">
        <w:rPr>
          <w:lang w:val="en-GB"/>
        </w:rPr>
        <w:t xml:space="preserve">ds.) </w:t>
      </w:r>
      <w:r w:rsidRPr="5E7FEE51" w:rsidR="002345D9">
        <w:rPr>
          <w:i w:val="1"/>
          <w:iCs w:val="1"/>
          <w:lang w:val="en-GB"/>
        </w:rPr>
        <w:t>Handbook of Political Science: Nongovernmental Politics</w:t>
      </w:r>
      <w:r w:rsidRPr="5E7FEE51" w:rsidR="002345D9">
        <w:rPr>
          <w:lang w:val="en-GB"/>
        </w:rPr>
        <w:t>. Reading, MA.: Addison-Wesley</w:t>
      </w:r>
      <w:ins w:author="Otto Tarkka" w:date="2025-08-11T12:05:40.765Z" w:id="1810436542">
        <w:r w:rsidRPr="5E7FEE51" w:rsidR="2AB79129">
          <w:rPr>
            <w:lang w:val="en-GB"/>
          </w:rPr>
          <w:t>,</w:t>
        </w:r>
      </w:ins>
      <w:del w:author="Otto Tarkka" w:date="2025-08-11T12:05:39.701Z" w:id="333581666">
        <w:r w:rsidRPr="5E7FEE51" w:rsidDel="002345D9">
          <w:rPr>
            <w:lang w:val="en-GB"/>
          </w:rPr>
          <w:delText>.</w:delText>
        </w:r>
      </w:del>
      <w:r w:rsidRPr="5E7FEE51" w:rsidR="009B6AF0">
        <w:rPr>
          <w:lang w:val="en-GB"/>
        </w:rPr>
        <w:t xml:space="preserve"> pp.</w:t>
      </w:r>
      <w:r w:rsidRPr="5E7FEE51" w:rsidR="00DD039D">
        <w:rPr>
          <w:lang w:val="en-GB"/>
        </w:rPr>
        <w:t xml:space="preserve"> </w:t>
      </w:r>
      <w:r w:rsidRPr="5E7FEE51" w:rsidR="009B6AF0">
        <w:rPr>
          <w:lang w:val="en-GB"/>
        </w:rPr>
        <w:t>75–171.</w:t>
      </w:r>
    </w:p>
    <w:p w:rsidRPr="00B606DD" w:rsidR="009B6AF0" w:rsidP="00167128" w:rsidRDefault="002345D9" w14:paraId="4E528A35" w14:textId="5D6F89E0">
      <w:pPr>
        <w:pStyle w:val="BodyText"/>
        <w:ind w:left="720" w:hanging="720"/>
      </w:pPr>
      <w:r w:rsidRPr="00B606DD">
        <w:t>Dahl, R.A. (1992) The Problem of Civic Competence</w:t>
      </w:r>
      <w:r w:rsidRPr="00B606DD" w:rsidR="009B6AF0">
        <w:t xml:space="preserve">, </w:t>
      </w:r>
      <w:r w:rsidRPr="00B606DD">
        <w:rPr>
          <w:i/>
          <w:iCs/>
        </w:rPr>
        <w:t xml:space="preserve">Journal </w:t>
      </w:r>
      <w:r w:rsidRPr="00B606DD" w:rsidR="00167128">
        <w:rPr>
          <w:i/>
          <w:iCs/>
        </w:rPr>
        <w:t>o</w:t>
      </w:r>
      <w:r w:rsidRPr="00B606DD">
        <w:rPr>
          <w:i/>
          <w:iCs/>
        </w:rPr>
        <w:t>f Democracy</w:t>
      </w:r>
      <w:r w:rsidRPr="00B606DD">
        <w:t xml:space="preserve">, 3(4), </w:t>
      </w:r>
      <w:r w:rsidRPr="00B606DD" w:rsidR="009B6AF0">
        <w:t xml:space="preserve">pp. </w:t>
      </w:r>
      <w:r w:rsidRPr="00B606DD">
        <w:t>45–59</w:t>
      </w:r>
      <w:r w:rsidRPr="00B606DD" w:rsidR="009B6AF0">
        <w:t xml:space="preserve">.  </w:t>
      </w:r>
      <w:r w:rsidRPr="00B606DD" w:rsidR="00DD039D">
        <w:t xml:space="preserve"> </w:t>
      </w:r>
      <w:r w:rsidRPr="00B606DD" w:rsidR="009B6AF0">
        <w:t xml:space="preserve">Available at: </w:t>
      </w:r>
      <w:hyperlink w:history="1" r:id="rId19">
        <w:r w:rsidRPr="00B606DD" w:rsidR="009B6AF0">
          <w:rPr>
            <w:rStyle w:val="Hyperlink"/>
          </w:rPr>
          <w:t>https://heinonline.org/HOL/P?h=hein.journals/jnlodmcy3i=485</w:t>
        </w:r>
      </w:hyperlink>
      <w:r w:rsidRPr="00B606DD" w:rsidR="009B6AF0">
        <w:t>.</w:t>
      </w:r>
    </w:p>
    <w:p w:rsidRPr="00B606DD" w:rsidR="001168AA" w:rsidP="001168AA" w:rsidRDefault="002345D9" w14:paraId="47C8758A" w14:textId="36CF7B02">
      <w:pPr>
        <w:pStyle w:val="BodyText"/>
        <w:ind w:left="720" w:hanging="720"/>
      </w:pPr>
      <w:r w:rsidRPr="5E7FEE51" w:rsidR="002345D9">
        <w:rPr>
          <w:lang w:val="en-GB"/>
        </w:rPr>
        <w:t xml:space="preserve">Delli </w:t>
      </w:r>
      <w:r w:rsidRPr="5E7FEE51" w:rsidR="002345D9">
        <w:rPr>
          <w:lang w:val="en-GB"/>
        </w:rPr>
        <w:t>Carpini</w:t>
      </w:r>
      <w:r w:rsidRPr="5E7FEE51" w:rsidR="002345D9">
        <w:rPr>
          <w:lang w:val="en-GB"/>
        </w:rPr>
        <w:t xml:space="preserve">, M.X., </w:t>
      </w:r>
      <w:r w:rsidRPr="5E7FEE51" w:rsidR="009B6AF0">
        <w:rPr>
          <w:lang w:val="en-GB"/>
        </w:rPr>
        <w:t>and</w:t>
      </w:r>
      <w:r w:rsidRPr="5E7FEE51" w:rsidR="002345D9">
        <w:rPr>
          <w:lang w:val="en-GB"/>
        </w:rPr>
        <w:t xml:space="preserve"> Keeter, S. (1991) Stability and Change in the U.S. Public’s</w:t>
      </w:r>
      <w:r w:rsidRPr="5E7FEE51" w:rsidR="00DD039D">
        <w:rPr>
          <w:lang w:val="en-GB"/>
        </w:rPr>
        <w:t xml:space="preserve"> </w:t>
      </w:r>
      <w:r w:rsidRPr="5E7FEE51" w:rsidR="002345D9">
        <w:rPr>
          <w:lang w:val="en-GB"/>
        </w:rPr>
        <w:t>Knowledge of Politics</w:t>
      </w:r>
      <w:r w:rsidRPr="5E7FEE51" w:rsidR="009B6AF0">
        <w:rPr>
          <w:lang w:val="en-GB"/>
        </w:rPr>
        <w:t>,</w:t>
      </w:r>
      <w:r w:rsidRPr="5E7FEE51" w:rsidR="002345D9">
        <w:rPr>
          <w:lang w:val="en-GB"/>
        </w:rPr>
        <w:t xml:space="preserve"> </w:t>
      </w:r>
      <w:r w:rsidRPr="5E7FEE51" w:rsidR="002345D9">
        <w:rPr>
          <w:i w:val="1"/>
          <w:iCs w:val="1"/>
          <w:lang w:val="en-GB"/>
        </w:rPr>
        <w:t>The Public Opinion Quarterly</w:t>
      </w:r>
      <w:r w:rsidRPr="5E7FEE51" w:rsidR="002345D9">
        <w:rPr>
          <w:lang w:val="en-GB"/>
        </w:rPr>
        <w:t xml:space="preserve">, 55(4), </w:t>
      </w:r>
      <w:r w:rsidRPr="5E7FEE51" w:rsidR="009B6AF0">
        <w:rPr>
          <w:lang w:val="en-GB"/>
        </w:rPr>
        <w:t xml:space="preserve">pp. </w:t>
      </w:r>
      <w:r w:rsidRPr="5E7FEE51" w:rsidR="002345D9">
        <w:rPr>
          <w:lang w:val="en-GB"/>
        </w:rPr>
        <w:t>583–612</w:t>
      </w:r>
      <w:r w:rsidRPr="5E7FEE51" w:rsidR="009B6AF0">
        <w:rPr>
          <w:lang w:val="en-GB"/>
        </w:rPr>
        <w:t>.</w:t>
      </w:r>
      <w:r w:rsidRPr="5E7FEE51" w:rsidR="001168AA">
        <w:rPr>
          <w:lang w:val="en-GB"/>
        </w:rPr>
        <w:t xml:space="preserve"> Available at: </w:t>
      </w:r>
      <w:hyperlink r:id="R6d0e90961c0d4ef4">
        <w:r w:rsidRPr="5E7FEE51" w:rsidR="001168AA">
          <w:rPr>
            <w:rStyle w:val="Hyperlink"/>
            <w:lang w:val="en-GB"/>
          </w:rPr>
          <w:t>https://academic.oup.com/poq/article-abstract/55/4/583/1861879</w:t>
        </w:r>
      </w:hyperlink>
      <w:r w:rsidRPr="5E7FEE51" w:rsidR="001168AA">
        <w:rPr>
          <w:lang w:val="en-GB"/>
        </w:rPr>
        <w:t>.</w:t>
      </w:r>
    </w:p>
    <w:p w:rsidRPr="00B606DD" w:rsidR="009B6AF0" w:rsidP="00167128" w:rsidRDefault="002345D9" w14:paraId="59D4C3FE" w14:textId="46A24BD3">
      <w:pPr>
        <w:pStyle w:val="BodyText"/>
        <w:ind w:left="720" w:hanging="720"/>
      </w:pPr>
      <w:r w:rsidRPr="5E7FEE51" w:rsidR="002345D9">
        <w:rPr>
          <w:lang w:val="en-GB"/>
        </w:rPr>
        <w:t xml:space="preserve">Delli </w:t>
      </w:r>
      <w:r w:rsidRPr="5E7FEE51" w:rsidR="002345D9">
        <w:rPr>
          <w:lang w:val="en-GB"/>
        </w:rPr>
        <w:t>Carpini</w:t>
      </w:r>
      <w:r w:rsidRPr="5E7FEE51" w:rsidR="002345D9">
        <w:rPr>
          <w:lang w:val="en-GB"/>
        </w:rPr>
        <w:t xml:space="preserve">, M.X., </w:t>
      </w:r>
      <w:r w:rsidRPr="5E7FEE51" w:rsidR="009B6AF0">
        <w:rPr>
          <w:lang w:val="en-GB"/>
        </w:rPr>
        <w:t>and</w:t>
      </w:r>
      <w:r w:rsidRPr="5E7FEE51" w:rsidR="002345D9">
        <w:rPr>
          <w:lang w:val="en-GB"/>
        </w:rPr>
        <w:t xml:space="preserve"> Keeter, S. (1993)</w:t>
      </w:r>
      <w:r w:rsidRPr="5E7FEE51" w:rsidR="009B6AF0">
        <w:rPr>
          <w:lang w:val="en-GB"/>
        </w:rPr>
        <w:t>.</w:t>
      </w:r>
      <w:r w:rsidRPr="5E7FEE51" w:rsidR="002345D9">
        <w:rPr>
          <w:lang w:val="en-GB"/>
        </w:rPr>
        <w:t xml:space="preserve"> Measuring Political Knowledge: Putting</w:t>
      </w:r>
      <w:r w:rsidRPr="5E7FEE51" w:rsidR="00DD039D">
        <w:rPr>
          <w:lang w:val="en-GB"/>
        </w:rPr>
        <w:t xml:space="preserve"> </w:t>
      </w:r>
      <w:r w:rsidRPr="5E7FEE51" w:rsidR="002345D9">
        <w:rPr>
          <w:lang w:val="en-GB"/>
        </w:rPr>
        <w:t>First Things First</w:t>
      </w:r>
      <w:r w:rsidRPr="5E7FEE51" w:rsidR="009B6AF0">
        <w:rPr>
          <w:lang w:val="en-GB"/>
        </w:rPr>
        <w:t>,</w:t>
      </w:r>
      <w:r w:rsidRPr="5E7FEE51" w:rsidR="002345D9">
        <w:rPr>
          <w:lang w:val="en-GB"/>
        </w:rPr>
        <w:t xml:space="preserve"> </w:t>
      </w:r>
      <w:r w:rsidRPr="5E7FEE51" w:rsidR="002345D9">
        <w:rPr>
          <w:i w:val="1"/>
          <w:iCs w:val="1"/>
          <w:lang w:val="en-GB"/>
        </w:rPr>
        <w:t>American Journal of Political Science</w:t>
      </w:r>
      <w:r w:rsidRPr="5E7FEE51" w:rsidR="002345D9">
        <w:rPr>
          <w:lang w:val="en-GB"/>
        </w:rPr>
        <w:t xml:space="preserve">, 37(4), </w:t>
      </w:r>
      <w:r w:rsidRPr="5E7FEE51" w:rsidR="009B6AF0">
        <w:rPr>
          <w:lang w:val="en-GB"/>
        </w:rPr>
        <w:t xml:space="preserve">pp. </w:t>
      </w:r>
      <w:r w:rsidRPr="5E7FEE51" w:rsidR="002345D9">
        <w:rPr>
          <w:lang w:val="en-GB"/>
        </w:rPr>
        <w:t>1179–1206</w:t>
      </w:r>
      <w:r w:rsidRPr="5E7FEE51" w:rsidR="009B6AF0">
        <w:rPr>
          <w:lang w:val="en-GB"/>
        </w:rPr>
        <w:t>. Available at:</w:t>
      </w:r>
      <w:r w:rsidRPr="5E7FEE51" w:rsidR="00DD039D">
        <w:rPr>
          <w:lang w:val="en-GB"/>
        </w:rPr>
        <w:t xml:space="preserve"> </w:t>
      </w:r>
      <w:hyperlink r:id="Rf3e8344d12714cb7">
        <w:r w:rsidRPr="5E7FEE51" w:rsidR="00DD039D">
          <w:rPr>
            <w:rStyle w:val="Hyperlink"/>
            <w:lang w:val="en-GB"/>
          </w:rPr>
          <w:t>https://doi.org/10.1086/269283</w:t>
        </w:r>
      </w:hyperlink>
      <w:r w:rsidRPr="5E7FEE51" w:rsidR="009B6AF0">
        <w:rPr>
          <w:lang w:val="en-GB"/>
        </w:rPr>
        <w:t>.</w:t>
      </w:r>
    </w:p>
    <w:p w:rsidRPr="00B606DD" w:rsidR="009B6AF0" w:rsidP="00167128" w:rsidRDefault="002345D9" w14:paraId="233ED8E8" w14:textId="5810385D">
      <w:pPr>
        <w:pStyle w:val="BodyText"/>
        <w:ind w:left="720" w:hanging="720"/>
      </w:pPr>
      <w:r w:rsidRPr="5E7FEE51" w:rsidR="002345D9">
        <w:rPr>
          <w:lang w:val="en-GB"/>
        </w:rPr>
        <w:t>Devlin, J., Chang, M.-W., Lee, K.,</w:t>
      </w:r>
      <w:r w:rsidRPr="5E7FEE51" w:rsidR="009B6AF0">
        <w:rPr>
          <w:lang w:val="en-GB"/>
        </w:rPr>
        <w:t xml:space="preserve"> and</w:t>
      </w:r>
      <w:r w:rsidRPr="5E7FEE51" w:rsidR="002345D9">
        <w:rPr>
          <w:lang w:val="en-GB"/>
        </w:rPr>
        <w:t xml:space="preserve"> Toutanova, K. (2018) BERT: Pre-training of deep</w:t>
      </w:r>
      <w:r w:rsidRPr="5E7FEE51" w:rsidR="00DD039D">
        <w:rPr>
          <w:lang w:val="en-GB"/>
        </w:rPr>
        <w:t xml:space="preserve"> </w:t>
      </w:r>
      <w:r w:rsidRPr="5E7FEE51" w:rsidR="002345D9">
        <w:rPr>
          <w:lang w:val="en-GB"/>
        </w:rPr>
        <w:t xml:space="preserve">bidirectional transformers for language understanding. </w:t>
      </w:r>
      <w:r w:rsidRPr="5E7FEE51" w:rsidR="002345D9">
        <w:rPr>
          <w:i w:val="1"/>
          <w:iCs w:val="1"/>
          <w:lang w:val="en-GB"/>
        </w:rPr>
        <w:t>arXiv</w:t>
      </w:r>
      <w:r w:rsidRPr="5E7FEE51" w:rsidR="002345D9">
        <w:rPr>
          <w:lang w:val="en-GB"/>
        </w:rPr>
        <w:t>. (</w:t>
      </w:r>
      <w:r w:rsidRPr="5E7FEE51" w:rsidR="002345D9">
        <w:rPr>
          <w:lang w:val="en-GB"/>
        </w:rPr>
        <w:t>ArXiv</w:t>
      </w:r>
      <w:r w:rsidRPr="5E7FEE51" w:rsidR="002345D9">
        <w:rPr>
          <w:lang w:val="en-GB"/>
        </w:rPr>
        <w:t xml:space="preserve"> preprint)</w:t>
      </w:r>
      <w:r w:rsidRPr="5E7FEE51" w:rsidR="009B6AF0">
        <w:rPr>
          <w:lang w:val="en-GB"/>
        </w:rPr>
        <w:t xml:space="preserve"> Available at:</w:t>
      </w:r>
      <w:r w:rsidRPr="5E7FEE51" w:rsidR="00DD039D">
        <w:rPr>
          <w:lang w:val="en-GB"/>
        </w:rPr>
        <w:t xml:space="preserve"> </w:t>
      </w:r>
      <w:hyperlink r:id="R4e8994dcef3a40e5">
        <w:r w:rsidRPr="5E7FEE51" w:rsidR="00DD039D">
          <w:rPr>
            <w:rStyle w:val="Hyperlink"/>
            <w:lang w:val="en-GB"/>
          </w:rPr>
          <w:t>https://aclanthology.org/N19-1423/</w:t>
        </w:r>
      </w:hyperlink>
      <w:r w:rsidRPr="5E7FEE51" w:rsidR="009B6AF0">
        <w:rPr>
          <w:lang w:val="en-GB"/>
        </w:rPr>
        <w:t>.</w:t>
      </w:r>
    </w:p>
    <w:p w:rsidRPr="00B606DD" w:rsidR="009B6AF0" w:rsidP="00167128" w:rsidRDefault="002345D9" w14:paraId="2DF2BF81" w14:textId="69493267">
      <w:pPr>
        <w:pStyle w:val="BodyText"/>
        <w:ind w:left="720" w:hanging="720"/>
      </w:pPr>
      <w:r w:rsidRPr="5E7FEE51" w:rsidR="002345D9">
        <w:rPr>
          <w:lang w:val="en-GB"/>
        </w:rPr>
        <w:t>Devroe</w:t>
      </w:r>
      <w:r w:rsidRPr="5E7FEE51" w:rsidR="002345D9">
        <w:rPr>
          <w:lang w:val="en-GB"/>
        </w:rPr>
        <w:t xml:space="preserve">, R. (2020). Voters’ evaluation of (contra-)prototypical political candidates. </w:t>
      </w:r>
      <w:r w:rsidRPr="5E7FEE51" w:rsidR="009B6AF0">
        <w:rPr>
          <w:lang w:val="en-GB"/>
        </w:rPr>
        <w:t>A</w:t>
      </w:r>
      <w:r w:rsidRPr="5E7FEE51" w:rsidR="002345D9">
        <w:rPr>
          <w:lang w:val="en-GB"/>
        </w:rPr>
        <w:t>n</w:t>
      </w:r>
      <w:r w:rsidRPr="5E7FEE51" w:rsidR="00DD039D">
        <w:rPr>
          <w:lang w:val="en-GB"/>
        </w:rPr>
        <w:t xml:space="preserve"> </w:t>
      </w:r>
      <w:r w:rsidRPr="5E7FEE51" w:rsidR="002345D9">
        <w:rPr>
          <w:lang w:val="en-GB"/>
        </w:rPr>
        <w:t>experimental test of the interaction of candidate gender and policy positions cues</w:t>
      </w:r>
      <w:r w:rsidRPr="5E7FEE51" w:rsidR="00DD039D">
        <w:rPr>
          <w:lang w:val="en-GB"/>
        </w:rPr>
        <w:t xml:space="preserve"> </w:t>
      </w:r>
      <w:r w:rsidRPr="5E7FEE51" w:rsidR="002345D9">
        <w:rPr>
          <w:lang w:val="en-GB"/>
        </w:rPr>
        <w:t xml:space="preserve">in </w:t>
      </w:r>
      <w:r w:rsidRPr="5E7FEE51" w:rsidR="009B6AF0">
        <w:rPr>
          <w:lang w:val="en-GB"/>
        </w:rPr>
        <w:t>F</w:t>
      </w:r>
      <w:r w:rsidRPr="5E7FEE51" w:rsidR="002345D9">
        <w:rPr>
          <w:lang w:val="en-GB"/>
        </w:rPr>
        <w:t>landers (</w:t>
      </w:r>
      <w:r w:rsidRPr="5E7FEE51" w:rsidR="00DD039D">
        <w:rPr>
          <w:lang w:val="en-GB"/>
        </w:rPr>
        <w:t>B</w:t>
      </w:r>
      <w:r w:rsidRPr="5E7FEE51" w:rsidR="002345D9">
        <w:rPr>
          <w:lang w:val="en-GB"/>
        </w:rPr>
        <w:t>elgium)</w:t>
      </w:r>
      <w:r w:rsidRPr="5E7FEE51" w:rsidR="009B6AF0">
        <w:rPr>
          <w:lang w:val="en-GB"/>
        </w:rPr>
        <w:t>,</w:t>
      </w:r>
      <w:r w:rsidRPr="5E7FEE51" w:rsidR="002345D9">
        <w:rPr>
          <w:lang w:val="en-GB"/>
        </w:rPr>
        <w:t xml:space="preserve"> </w:t>
      </w:r>
      <w:r w:rsidRPr="5E7FEE51" w:rsidR="002345D9">
        <w:rPr>
          <w:i w:val="1"/>
          <w:iCs w:val="1"/>
          <w:lang w:val="en-GB"/>
        </w:rPr>
        <w:t>Electoral studies</w:t>
      </w:r>
      <w:r w:rsidRPr="5E7FEE51" w:rsidR="002345D9">
        <w:rPr>
          <w:lang w:val="en-GB"/>
        </w:rPr>
        <w:t>, 68</w:t>
      </w:r>
      <w:r w:rsidRPr="5E7FEE51" w:rsidR="009B6AF0">
        <w:rPr>
          <w:lang w:val="en-GB"/>
        </w:rPr>
        <w:t>. Available at:</w:t>
      </w:r>
      <w:r w:rsidRPr="5E7FEE51" w:rsidR="002345D9">
        <w:rPr>
          <w:lang w:val="en-GB"/>
        </w:rPr>
        <w:t xml:space="preserve"> </w:t>
      </w:r>
      <w:hyperlink r:id="R168108adfb5e462d">
        <w:r w:rsidRPr="5E7FEE51" w:rsidR="00DD039D">
          <w:rPr>
            <w:rStyle w:val="Hyperlink"/>
            <w:lang w:val="en-GB"/>
          </w:rPr>
          <w:t>https://doi.org/10.1016/j.electstud.2020.102240</w:t>
        </w:r>
      </w:hyperlink>
      <w:r w:rsidRPr="5E7FEE51" w:rsidR="009B6AF0">
        <w:rPr>
          <w:lang w:val="en-GB"/>
        </w:rPr>
        <w:t>.</w:t>
      </w:r>
    </w:p>
    <w:p w:rsidRPr="00B606DD" w:rsidR="009B6AF0" w:rsidP="00167128" w:rsidRDefault="002345D9" w14:paraId="37CD3A72" w14:textId="7D5B69C0">
      <w:pPr>
        <w:pStyle w:val="BodyText"/>
        <w:ind w:left="720" w:hanging="720"/>
      </w:pPr>
      <w:r w:rsidRPr="5E7FEE51" w:rsidR="002345D9">
        <w:rPr>
          <w:lang w:val="en-GB"/>
        </w:rPr>
        <w:t>Diermeier</w:t>
      </w:r>
      <w:r w:rsidRPr="5E7FEE51" w:rsidR="002345D9">
        <w:rPr>
          <w:lang w:val="en-GB"/>
        </w:rPr>
        <w:t xml:space="preserve">, D., Godbout, J.-F., Yu, B., </w:t>
      </w:r>
      <w:r w:rsidRPr="5E7FEE51" w:rsidR="009B6AF0">
        <w:rPr>
          <w:lang w:val="en-GB"/>
        </w:rPr>
        <w:t xml:space="preserve">and </w:t>
      </w:r>
      <w:r w:rsidRPr="5E7FEE51" w:rsidR="002345D9">
        <w:rPr>
          <w:lang w:val="en-GB"/>
        </w:rPr>
        <w:t>Kaufmann, S. (2011) Language and ideology</w:t>
      </w:r>
      <w:r w:rsidRPr="5E7FEE51" w:rsidR="00DD039D">
        <w:rPr>
          <w:lang w:val="en-GB"/>
        </w:rPr>
        <w:t xml:space="preserve"> </w:t>
      </w:r>
      <w:r w:rsidRPr="5E7FEE51" w:rsidR="002345D9">
        <w:rPr>
          <w:lang w:val="en-GB"/>
        </w:rPr>
        <w:t>in congress</w:t>
      </w:r>
      <w:r w:rsidRPr="5E7FEE51" w:rsidR="009B6AF0">
        <w:rPr>
          <w:lang w:val="en-GB"/>
        </w:rPr>
        <w:t>,</w:t>
      </w:r>
      <w:r w:rsidRPr="5E7FEE51" w:rsidR="002345D9">
        <w:rPr>
          <w:lang w:val="en-GB"/>
        </w:rPr>
        <w:t xml:space="preserve"> </w:t>
      </w:r>
      <w:r w:rsidRPr="5E7FEE51" w:rsidR="002345D9">
        <w:rPr>
          <w:i w:val="1"/>
          <w:iCs w:val="1"/>
          <w:lang w:val="en-GB"/>
        </w:rPr>
        <w:t>British Journal of Political Science</w:t>
      </w:r>
      <w:r w:rsidRPr="5E7FEE51" w:rsidR="002345D9">
        <w:rPr>
          <w:lang w:val="en-GB"/>
        </w:rPr>
        <w:t xml:space="preserve">, 42(1), </w:t>
      </w:r>
      <w:r w:rsidRPr="5E7FEE51" w:rsidR="009B6AF0">
        <w:rPr>
          <w:lang w:val="en-GB"/>
        </w:rPr>
        <w:t xml:space="preserve">pp. </w:t>
      </w:r>
      <w:r w:rsidRPr="5E7FEE51" w:rsidR="002345D9">
        <w:rPr>
          <w:lang w:val="en-GB"/>
        </w:rPr>
        <w:t>31–55</w:t>
      </w:r>
      <w:r w:rsidRPr="5E7FEE51" w:rsidR="009B6AF0">
        <w:rPr>
          <w:lang w:val="en-GB"/>
        </w:rPr>
        <w:t>. Available at:</w:t>
      </w:r>
      <w:r w:rsidRPr="5E7FEE51" w:rsidR="002345D9">
        <w:rPr>
          <w:lang w:val="en-GB"/>
        </w:rPr>
        <w:t xml:space="preserve"> </w:t>
      </w:r>
      <w:hyperlink r:id="R150e9ee1b31a4bb9">
        <w:r w:rsidRPr="5E7FEE51" w:rsidR="00DD039D">
          <w:rPr>
            <w:rStyle w:val="Hyperlink"/>
            <w:lang w:val="en-GB"/>
          </w:rPr>
          <w:t>https://doi.org/10.1017/S0007123411000160</w:t>
        </w:r>
      </w:hyperlink>
      <w:r w:rsidRPr="5E7FEE51" w:rsidR="009B6AF0">
        <w:rPr>
          <w:lang w:val="en-GB"/>
        </w:rPr>
        <w:t>.</w:t>
      </w:r>
    </w:p>
    <w:p w:rsidRPr="00B606DD" w:rsidR="009B6AF0" w:rsidP="00167128" w:rsidRDefault="002345D9" w14:paraId="7133141C" w14:textId="77777777">
      <w:pPr>
        <w:pStyle w:val="BodyText"/>
        <w:ind w:left="720" w:hanging="720"/>
      </w:pPr>
      <w:r w:rsidRPr="00B606DD">
        <w:t>Downs, A. (1957) An Economic Theory of Democracy. New York: Harper &amp; Row.</w:t>
      </w:r>
    </w:p>
    <w:p w:rsidRPr="00B606DD" w:rsidR="009B6AF0" w:rsidP="00167128" w:rsidRDefault="002345D9" w14:paraId="2929F3BC" w14:textId="0F6F241D">
      <w:pPr>
        <w:pStyle w:val="BodyText"/>
        <w:ind w:left="720" w:hanging="720"/>
      </w:pPr>
      <w:r w:rsidRPr="00B606DD">
        <w:t>Edelman, M. (1988). Constructing the political spectacle. The University of Chicago</w:t>
      </w:r>
      <w:r w:rsidRPr="00B606DD" w:rsidR="00DD039D">
        <w:t xml:space="preserve"> </w:t>
      </w:r>
      <w:r w:rsidRPr="00B606DD">
        <w:t>Press.</w:t>
      </w:r>
    </w:p>
    <w:p w:rsidRPr="00B606DD" w:rsidR="00DD039D" w:rsidP="00167128" w:rsidRDefault="002345D9" w14:paraId="40315CE7" w14:textId="4D967C4D">
      <w:pPr>
        <w:pStyle w:val="BodyText"/>
        <w:ind w:left="720" w:hanging="720"/>
      </w:pPr>
      <w:r w:rsidRPr="5E7FEE51" w:rsidR="002345D9">
        <w:rPr>
          <w:lang w:val="en-GB"/>
        </w:rPr>
        <w:t xml:space="preserve">Elo, K. </w:t>
      </w:r>
      <w:r w:rsidRPr="5E7FEE51" w:rsidR="009B6AF0">
        <w:rPr>
          <w:lang w:val="en-GB"/>
        </w:rPr>
        <w:t>and</w:t>
      </w:r>
      <w:r w:rsidRPr="5E7FEE51" w:rsidR="002345D9">
        <w:rPr>
          <w:lang w:val="en-GB"/>
        </w:rPr>
        <w:t xml:space="preserve"> </w:t>
      </w:r>
      <w:r w:rsidRPr="5E7FEE51" w:rsidR="002345D9">
        <w:rPr>
          <w:lang w:val="en-GB"/>
        </w:rPr>
        <w:t>Rapeli</w:t>
      </w:r>
      <w:r w:rsidRPr="5E7FEE51" w:rsidR="002345D9">
        <w:rPr>
          <w:lang w:val="en-GB"/>
        </w:rPr>
        <w:t>, L. (2010) Determinants of Political Knowledge: The Effects of the</w:t>
      </w:r>
      <w:r w:rsidRPr="5E7FEE51" w:rsidR="00DD039D">
        <w:rPr>
          <w:lang w:val="en-GB"/>
        </w:rPr>
        <w:t xml:space="preserve"> </w:t>
      </w:r>
      <w:r w:rsidRPr="5E7FEE51" w:rsidR="002345D9">
        <w:rPr>
          <w:lang w:val="en-GB"/>
        </w:rPr>
        <w:t>Media on Knowledge and Information</w:t>
      </w:r>
      <w:r w:rsidRPr="5E7FEE51" w:rsidR="009B6AF0">
        <w:rPr>
          <w:lang w:val="en-GB"/>
        </w:rPr>
        <w:t>,</w:t>
      </w:r>
      <w:r w:rsidRPr="5E7FEE51" w:rsidR="002345D9">
        <w:rPr>
          <w:lang w:val="en-GB"/>
        </w:rPr>
        <w:t xml:space="preserve"> </w:t>
      </w:r>
      <w:r w:rsidRPr="5E7FEE51" w:rsidR="002345D9">
        <w:rPr>
          <w:i w:val="1"/>
          <w:iCs w:val="1"/>
          <w:lang w:val="en-GB"/>
        </w:rPr>
        <w:t xml:space="preserve">Journal </w:t>
      </w:r>
      <w:r w:rsidRPr="5E7FEE51" w:rsidR="00F578D7">
        <w:rPr>
          <w:i w:val="1"/>
          <w:iCs w:val="1"/>
          <w:lang w:val="en-GB"/>
        </w:rPr>
        <w:t>o</w:t>
      </w:r>
      <w:r w:rsidRPr="5E7FEE51" w:rsidR="002345D9">
        <w:rPr>
          <w:i w:val="1"/>
          <w:iCs w:val="1"/>
          <w:lang w:val="en-GB"/>
        </w:rPr>
        <w:t>f Elections, Public Opinion</w:t>
      </w:r>
      <w:r w:rsidRPr="5E7FEE51" w:rsidR="00DD039D">
        <w:rPr>
          <w:i w:val="1"/>
          <w:iCs w:val="1"/>
          <w:lang w:val="en-GB"/>
        </w:rPr>
        <w:t xml:space="preserve"> </w:t>
      </w:r>
      <w:r w:rsidRPr="5E7FEE51" w:rsidR="009B6AF0">
        <w:rPr>
          <w:i w:val="1"/>
          <w:iCs w:val="1"/>
          <w:lang w:val="en-GB"/>
        </w:rPr>
        <w:t>a</w:t>
      </w:r>
      <w:r w:rsidRPr="5E7FEE51" w:rsidR="002345D9">
        <w:rPr>
          <w:i w:val="1"/>
          <w:iCs w:val="1"/>
          <w:lang w:val="en-GB"/>
        </w:rPr>
        <w:t>nd Parties</w:t>
      </w:r>
      <w:r w:rsidRPr="5E7FEE51" w:rsidR="002345D9">
        <w:rPr>
          <w:lang w:val="en-GB"/>
        </w:rPr>
        <w:t xml:space="preserve">, 20(1), </w:t>
      </w:r>
      <w:r w:rsidRPr="5E7FEE51" w:rsidR="009B6AF0">
        <w:rPr>
          <w:lang w:val="en-GB"/>
        </w:rPr>
        <w:t xml:space="preserve">pp. </w:t>
      </w:r>
      <w:r w:rsidRPr="5E7FEE51" w:rsidR="002345D9">
        <w:rPr>
          <w:lang w:val="en-GB"/>
        </w:rPr>
        <w:t>133–146</w:t>
      </w:r>
      <w:r w:rsidRPr="5E7FEE51" w:rsidR="009B6AF0">
        <w:rPr>
          <w:lang w:val="en-GB"/>
        </w:rPr>
        <w:t>. Available at:</w:t>
      </w:r>
      <w:r w:rsidRPr="5E7FEE51" w:rsidR="002345D9">
        <w:rPr>
          <w:lang w:val="en-GB"/>
        </w:rPr>
        <w:t xml:space="preserve"> </w:t>
      </w:r>
      <w:hyperlink r:id="R16cec004b13f47f8">
        <w:r w:rsidRPr="5E7FEE51" w:rsidR="00DD039D">
          <w:rPr>
            <w:rStyle w:val="Hyperlink"/>
            <w:lang w:val="en-GB"/>
          </w:rPr>
          <w:t>https://doi.org/10.1080/17457280903450799</w:t>
        </w:r>
      </w:hyperlink>
      <w:r w:rsidRPr="5E7FEE51" w:rsidR="009B6AF0">
        <w:rPr>
          <w:lang w:val="en-GB"/>
        </w:rPr>
        <w:t>.</w:t>
      </w:r>
    </w:p>
    <w:p w:rsidRPr="00B606DD" w:rsidR="009B6AF0" w:rsidP="00167128" w:rsidRDefault="002345D9" w14:paraId="397B7432" w14:textId="28F0A926">
      <w:pPr>
        <w:pStyle w:val="BodyText"/>
        <w:ind w:left="720" w:hanging="720"/>
      </w:pPr>
      <w:r w:rsidRPr="00B606DD">
        <w:t>Finnish Parliament (</w:t>
      </w:r>
      <w:r w:rsidRPr="00B606DD" w:rsidR="009B6AF0">
        <w:t>n.d.</w:t>
      </w:r>
      <w:r w:rsidRPr="00B606DD">
        <w:t xml:space="preserve">). Plenary sessions. </w:t>
      </w:r>
      <w:r w:rsidRPr="00B606DD" w:rsidR="009B6AF0">
        <w:t>Available at:</w:t>
      </w:r>
      <w:r w:rsidRPr="00B606DD" w:rsidR="00DD039D">
        <w:t xml:space="preserve"> </w:t>
      </w:r>
      <w:hyperlink w:history="1" r:id="rId26">
        <w:r w:rsidRPr="00B606DD" w:rsidR="00DD039D">
          <w:rPr>
            <w:rStyle w:val="Hyperlink"/>
          </w:rPr>
          <w:t>https://www.eduskunta.fi/EN/taysistunto/Pages/default.aspx</w:t>
        </w:r>
      </w:hyperlink>
      <w:r w:rsidRPr="00B606DD" w:rsidR="008F283C">
        <w:rPr>
          <w:rStyle w:val="Hyperlink"/>
        </w:rPr>
        <w:t>.</w:t>
      </w:r>
      <w:r w:rsidRPr="00B606DD" w:rsidR="009B6AF0">
        <w:t xml:space="preserve"> (Accessed 11 July 2024).</w:t>
      </w:r>
    </w:p>
    <w:p w:rsidRPr="00B606DD" w:rsidR="009B6AF0" w:rsidP="00167128" w:rsidRDefault="002345D9" w14:paraId="73AC3B5B" w14:textId="6DDC8C52">
      <w:pPr>
        <w:pStyle w:val="BodyText"/>
        <w:ind w:left="720" w:hanging="720"/>
      </w:pPr>
      <w:r w:rsidRPr="00B606DD">
        <w:t>Gallagher, M., Laver, M.,</w:t>
      </w:r>
      <w:r w:rsidRPr="00B606DD" w:rsidR="009B6AF0">
        <w:t xml:space="preserve"> and</w:t>
      </w:r>
      <w:r w:rsidRPr="00B606DD">
        <w:t xml:space="preserve"> Mair, P. (2006) Representative government in modern</w:t>
      </w:r>
      <w:r w:rsidRPr="00B606DD" w:rsidR="00DD039D">
        <w:t xml:space="preserve"> </w:t>
      </w:r>
      <w:r w:rsidRPr="00B606DD">
        <w:t>Europe (fourth edition). McGraw-Hill.</w:t>
      </w:r>
    </w:p>
    <w:p w:rsidRPr="00B606DD" w:rsidR="008F283C" w:rsidP="008F283C" w:rsidRDefault="002345D9" w14:paraId="4B273013" w14:textId="51E713D5">
      <w:pPr>
        <w:pStyle w:val="BodyText"/>
        <w:ind w:left="720" w:hanging="720"/>
      </w:pPr>
      <w:r w:rsidRPr="00B606DD">
        <w:t xml:space="preserve">Genova, B.K.L. </w:t>
      </w:r>
      <w:r w:rsidRPr="00B606DD" w:rsidR="009B6AF0">
        <w:t>and</w:t>
      </w:r>
      <w:r w:rsidRPr="00B606DD">
        <w:t xml:space="preserve"> Greenberg, B.S. (1979)</w:t>
      </w:r>
      <w:r w:rsidRPr="00B606DD" w:rsidR="009B6AF0">
        <w:t xml:space="preserve"> </w:t>
      </w:r>
      <w:r w:rsidRPr="00B606DD">
        <w:t>Interest in News and the Knowledge Gap</w:t>
      </w:r>
      <w:r w:rsidRPr="00B606DD" w:rsidR="009B6AF0">
        <w:t>,</w:t>
      </w:r>
      <w:r w:rsidRPr="00B606DD" w:rsidR="00DD039D">
        <w:t xml:space="preserve"> </w:t>
      </w:r>
      <w:r w:rsidRPr="00B606DD">
        <w:rPr>
          <w:i/>
          <w:iCs/>
        </w:rPr>
        <w:t>Public Opinion Quarte</w:t>
      </w:r>
      <w:r w:rsidRPr="00B606DD" w:rsidR="008F283C">
        <w:rPr>
          <w:i/>
          <w:iCs/>
        </w:rPr>
        <w:t>r</w:t>
      </w:r>
      <w:r w:rsidRPr="00B606DD">
        <w:rPr>
          <w:i/>
          <w:iCs/>
        </w:rPr>
        <w:t>ly</w:t>
      </w:r>
      <w:r w:rsidRPr="00B606DD">
        <w:t xml:space="preserve">, 43(1), </w:t>
      </w:r>
      <w:r w:rsidRPr="00B606DD" w:rsidR="00DD039D">
        <w:t xml:space="preserve">pp. </w:t>
      </w:r>
      <w:r w:rsidRPr="00B606DD">
        <w:t>79–91</w:t>
      </w:r>
      <w:r w:rsidRPr="00B606DD" w:rsidR="00DD039D">
        <w:t>. Available at:</w:t>
      </w:r>
      <w:r w:rsidRPr="00B606DD">
        <w:t xml:space="preserve"> </w:t>
      </w:r>
      <w:hyperlink w:history="1" r:id="rId27">
        <w:r w:rsidRPr="00B606DD" w:rsidR="008F283C">
          <w:rPr>
            <w:rStyle w:val="Hyperlink"/>
          </w:rPr>
          <w:t>https://doi.org/10.1086/26849325</w:t>
        </w:r>
      </w:hyperlink>
      <w:r w:rsidRPr="00B606DD" w:rsidR="00DD039D">
        <w:t>.</w:t>
      </w:r>
    </w:p>
    <w:p w:rsidRPr="00B606DD" w:rsidR="00DD039D" w:rsidP="00167128" w:rsidRDefault="002345D9" w14:paraId="0E330C95" w14:textId="7EF6448C">
      <w:pPr>
        <w:pStyle w:val="BodyText"/>
        <w:ind w:left="720" w:hanging="720"/>
      </w:pPr>
      <w:r w:rsidRPr="5E7FEE51" w:rsidR="002345D9">
        <w:rPr>
          <w:lang w:val="en-GB"/>
        </w:rPr>
        <w:t>Gilens</w:t>
      </w:r>
      <w:r w:rsidRPr="5E7FEE51" w:rsidR="002345D9">
        <w:rPr>
          <w:lang w:val="en-GB"/>
        </w:rPr>
        <w:t>, M. (2001) Political ignorance and collective policy preferences</w:t>
      </w:r>
      <w:r w:rsidRPr="5E7FEE51" w:rsidR="00DD039D">
        <w:rPr>
          <w:lang w:val="en-GB"/>
        </w:rPr>
        <w:t xml:space="preserve">, </w:t>
      </w:r>
      <w:r w:rsidRPr="5E7FEE51" w:rsidR="002345D9">
        <w:rPr>
          <w:i w:val="1"/>
          <w:iCs w:val="1"/>
          <w:lang w:val="en-GB"/>
        </w:rPr>
        <w:t>American Political Science Review</w:t>
      </w:r>
      <w:r w:rsidRPr="5E7FEE51" w:rsidR="002345D9">
        <w:rPr>
          <w:lang w:val="en-GB"/>
        </w:rPr>
        <w:t xml:space="preserve">, 95(2), </w:t>
      </w:r>
      <w:r w:rsidRPr="5E7FEE51" w:rsidR="00DD039D">
        <w:rPr>
          <w:lang w:val="en-GB"/>
        </w:rPr>
        <w:t xml:space="preserve">pp. </w:t>
      </w:r>
      <w:r w:rsidRPr="5E7FEE51" w:rsidR="002345D9">
        <w:rPr>
          <w:lang w:val="en-GB"/>
        </w:rPr>
        <w:t>379–396</w:t>
      </w:r>
      <w:r w:rsidRPr="5E7FEE51" w:rsidR="00DD039D">
        <w:rPr>
          <w:lang w:val="en-GB"/>
        </w:rPr>
        <w:t>. Available at:</w:t>
      </w:r>
      <w:r w:rsidRPr="5E7FEE51" w:rsidR="002345D9">
        <w:rPr>
          <w:lang w:val="en-GB"/>
        </w:rPr>
        <w:t xml:space="preserve"> </w:t>
      </w:r>
      <w:hyperlink r:id="R694ee957c6594ea6">
        <w:r w:rsidRPr="5E7FEE51" w:rsidR="00DD039D">
          <w:rPr>
            <w:rStyle w:val="Hyperlink"/>
            <w:lang w:val="en-GB"/>
          </w:rPr>
          <w:t>https://doi.org/10.1017/S0003055401002222</w:t>
        </w:r>
      </w:hyperlink>
      <w:r w:rsidRPr="5E7FEE51" w:rsidR="00DD039D">
        <w:rPr>
          <w:lang w:val="en-GB"/>
        </w:rPr>
        <w:t>.</w:t>
      </w:r>
    </w:p>
    <w:p w:rsidRPr="00B606DD" w:rsidR="008F283C" w:rsidP="008F283C" w:rsidRDefault="002345D9" w14:paraId="0C821258" w14:textId="2EBEAA97">
      <w:pPr>
        <w:pStyle w:val="BodyText"/>
        <w:ind w:left="720" w:hanging="720"/>
      </w:pPr>
      <w:r w:rsidRPr="5E7FEE51" w:rsidR="002345D9">
        <w:rPr>
          <w:lang w:val="en-GB"/>
        </w:rPr>
        <w:t xml:space="preserve">Hirst, G., </w:t>
      </w:r>
      <w:r w:rsidRPr="5E7FEE51" w:rsidR="002345D9">
        <w:rPr>
          <w:lang w:val="en-GB"/>
        </w:rPr>
        <w:t>Riabinin</w:t>
      </w:r>
      <w:r w:rsidRPr="5E7FEE51" w:rsidR="002345D9">
        <w:rPr>
          <w:lang w:val="en-GB"/>
        </w:rPr>
        <w:t>, Y.,</w:t>
      </w:r>
      <w:r w:rsidRPr="5E7FEE51" w:rsidR="00DD039D">
        <w:rPr>
          <w:lang w:val="en-GB"/>
        </w:rPr>
        <w:t xml:space="preserve"> and</w:t>
      </w:r>
      <w:r w:rsidRPr="5E7FEE51" w:rsidR="002345D9">
        <w:rPr>
          <w:lang w:val="en-GB"/>
        </w:rPr>
        <w:t xml:space="preserve"> Graham, J. (2010) Party status as a confound in the automatic</w:t>
      </w:r>
      <w:r w:rsidRPr="5E7FEE51" w:rsidR="00DD039D">
        <w:rPr>
          <w:lang w:val="en-GB"/>
        </w:rPr>
        <w:t xml:space="preserve"> </w:t>
      </w:r>
      <w:r w:rsidRPr="5E7FEE51" w:rsidR="002345D9">
        <w:rPr>
          <w:lang w:val="en-GB"/>
        </w:rPr>
        <w:t>classification of political speech by ideology</w:t>
      </w:r>
      <w:r w:rsidRPr="5E7FEE51" w:rsidR="00DD039D">
        <w:rPr>
          <w:lang w:val="en-GB"/>
        </w:rPr>
        <w:t xml:space="preserve"> in</w:t>
      </w:r>
      <w:r w:rsidRPr="5E7FEE51" w:rsidR="002345D9">
        <w:rPr>
          <w:lang w:val="en-GB"/>
        </w:rPr>
        <w:t xml:space="preserve"> </w:t>
      </w:r>
      <w:r w:rsidRPr="5E7FEE51" w:rsidR="002345D9">
        <w:rPr>
          <w:i w:val="1"/>
          <w:iCs w:val="1"/>
          <w:lang w:val="en-GB"/>
        </w:rPr>
        <w:t>10</w:t>
      </w:r>
      <w:r w:rsidRPr="5E7FEE51" w:rsidR="002345D9">
        <w:rPr>
          <w:i w:val="1"/>
          <w:iCs w:val="1"/>
          <w:vertAlign w:val="superscript"/>
          <w:lang w:val="en-GB"/>
        </w:rPr>
        <w:t>th</w:t>
      </w:r>
      <w:r w:rsidRPr="5E7FEE51" w:rsidR="00DD039D">
        <w:rPr>
          <w:i w:val="1"/>
          <w:iCs w:val="1"/>
          <w:lang w:val="en-GB"/>
        </w:rPr>
        <w:t xml:space="preserve"> </w:t>
      </w:r>
      <w:r w:rsidRPr="5E7FEE51" w:rsidR="002345D9">
        <w:rPr>
          <w:i w:val="1"/>
          <w:iCs w:val="1"/>
          <w:lang w:val="en-GB"/>
        </w:rPr>
        <w:t>International Conference on Statistical Analysis</w:t>
      </w:r>
      <w:r w:rsidRPr="5E7FEE51" w:rsidR="00DD039D">
        <w:rPr>
          <w:i w:val="1"/>
          <w:iCs w:val="1"/>
          <w:lang w:val="en-GB"/>
        </w:rPr>
        <w:t xml:space="preserve"> </w:t>
      </w:r>
      <w:r w:rsidRPr="5E7FEE51" w:rsidR="002345D9">
        <w:rPr>
          <w:i w:val="1"/>
          <w:iCs w:val="1"/>
          <w:lang w:val="en-GB"/>
        </w:rPr>
        <w:t>of Textual Data (JADT 2010)</w:t>
      </w:r>
      <w:del w:author="Otto Tarkka" w:date="2025-08-11T12:09:10.484Z" w:id="763386354">
        <w:r w:rsidRPr="5E7FEE51" w:rsidDel="002345D9">
          <w:rPr>
            <w:i w:val="1"/>
            <w:iCs w:val="1"/>
            <w:lang w:val="en-GB"/>
          </w:rPr>
          <w:delText>)</w:delText>
        </w:r>
      </w:del>
      <w:r w:rsidRPr="5E7FEE51" w:rsidR="00DD039D">
        <w:rPr>
          <w:lang w:val="en-GB"/>
        </w:rPr>
        <w:t>.</w:t>
      </w:r>
      <w:ins w:author="Otto Tarkka" w:date="2025-08-11T12:09:45.986Z" w:id="2027876550">
        <w:r w:rsidRPr="5E7FEE51" w:rsidR="0D532FE2">
          <w:rPr>
            <w:lang w:val="en-GB"/>
          </w:rPr>
          <w:t xml:space="preserve"> ROME: LED, pp. 731–742.</w:t>
        </w:r>
      </w:ins>
      <w:r w:rsidRPr="5E7FEE51" w:rsidR="008F283C">
        <w:rPr>
          <w:lang w:val="en-GB"/>
        </w:rPr>
        <w:t xml:space="preserve"> Available at: </w:t>
      </w:r>
      <w:hyperlink r:id="Rf99a36f28c23487a">
        <w:r w:rsidRPr="5E7FEE51" w:rsidR="008F283C">
          <w:rPr>
            <w:rStyle w:val="Hyperlink"/>
            <w:lang w:val="en-GB"/>
          </w:rPr>
          <w:t>https://www.cs.toronto.edu/pub/gh/Hirst-etal-2010-JADT.pdf</w:t>
        </w:r>
      </w:hyperlink>
      <w:r w:rsidRPr="5E7FEE51" w:rsidR="008F283C">
        <w:rPr>
          <w:lang w:val="en-GB"/>
        </w:rPr>
        <w:t>.</w:t>
      </w:r>
    </w:p>
    <w:p w:rsidRPr="00B606DD" w:rsidR="00DD039D" w:rsidP="00167128" w:rsidRDefault="002345D9" w14:paraId="597F7584" w14:textId="269977E7">
      <w:pPr>
        <w:pStyle w:val="BodyText"/>
        <w:ind w:left="720" w:hanging="720"/>
      </w:pPr>
      <w:r w:rsidRPr="5E7FEE51" w:rsidR="002345D9">
        <w:rPr>
          <w:lang w:val="en-GB"/>
        </w:rPr>
        <w:t>Hyv</w:t>
      </w:r>
      <w:r w:rsidRPr="5E7FEE51" w:rsidR="00DD039D">
        <w:rPr>
          <w:lang w:val="en-GB"/>
        </w:rPr>
        <w:t>ö</w:t>
      </w:r>
      <w:r w:rsidRPr="5E7FEE51" w:rsidR="002345D9">
        <w:rPr>
          <w:lang w:val="en-GB"/>
        </w:rPr>
        <w:t>nen, E.</w:t>
      </w:r>
      <w:r w:rsidRPr="5E7FEE51" w:rsidR="00DD039D">
        <w:rPr>
          <w:lang w:val="en-GB"/>
        </w:rPr>
        <w:t xml:space="preserve"> et al.</w:t>
      </w:r>
      <w:r w:rsidRPr="5E7FEE51" w:rsidR="002345D9">
        <w:rPr>
          <w:lang w:val="en-GB"/>
        </w:rPr>
        <w:t xml:space="preserve"> (2021) </w:t>
      </w:r>
      <w:r w:rsidRPr="5E7FEE51" w:rsidR="002345D9">
        <w:rPr>
          <w:lang w:val="en-GB"/>
        </w:rPr>
        <w:t>Parlamenttisampo</w:t>
      </w:r>
      <w:r w:rsidRPr="5E7FEE51" w:rsidR="002345D9">
        <w:rPr>
          <w:lang w:val="en-GB"/>
        </w:rPr>
        <w:t xml:space="preserve">: </w:t>
      </w:r>
      <w:r w:rsidRPr="5E7FEE51" w:rsidR="002345D9">
        <w:rPr>
          <w:lang w:val="en-GB"/>
        </w:rPr>
        <w:t>eduskunnan</w:t>
      </w:r>
      <w:r w:rsidRPr="5E7FEE51" w:rsidR="002345D9">
        <w:rPr>
          <w:lang w:val="en-GB"/>
        </w:rPr>
        <w:t xml:space="preserve"> </w:t>
      </w:r>
      <w:r w:rsidRPr="5E7FEE51" w:rsidR="002345D9">
        <w:rPr>
          <w:lang w:val="en-GB"/>
        </w:rPr>
        <w:t>aineistojen</w:t>
      </w:r>
      <w:r w:rsidRPr="5E7FEE51" w:rsidR="002345D9">
        <w:rPr>
          <w:lang w:val="en-GB"/>
        </w:rPr>
        <w:t xml:space="preserve"> </w:t>
      </w:r>
      <w:r w:rsidRPr="5E7FEE51" w:rsidR="002345D9">
        <w:rPr>
          <w:lang w:val="en-GB"/>
        </w:rPr>
        <w:t>linkitetyn</w:t>
      </w:r>
      <w:r w:rsidRPr="5E7FEE51" w:rsidR="002345D9">
        <w:rPr>
          <w:lang w:val="en-GB"/>
        </w:rPr>
        <w:t xml:space="preserve"> </w:t>
      </w:r>
      <w:r w:rsidRPr="5E7FEE51" w:rsidR="002345D9">
        <w:rPr>
          <w:lang w:val="en-GB"/>
        </w:rPr>
        <w:t>avoimen</w:t>
      </w:r>
      <w:r w:rsidRPr="5E7FEE51" w:rsidR="002345D9">
        <w:rPr>
          <w:lang w:val="en-GB"/>
        </w:rPr>
        <w:t xml:space="preserve"> </w:t>
      </w:r>
      <w:r w:rsidRPr="5E7FEE51" w:rsidR="002345D9">
        <w:rPr>
          <w:lang w:val="en-GB"/>
        </w:rPr>
        <w:t>datan</w:t>
      </w:r>
      <w:r w:rsidRPr="5E7FEE51" w:rsidR="002345D9">
        <w:rPr>
          <w:lang w:val="en-GB"/>
        </w:rPr>
        <w:t xml:space="preserve"> </w:t>
      </w:r>
      <w:r w:rsidRPr="5E7FEE51" w:rsidR="002345D9">
        <w:rPr>
          <w:lang w:val="en-GB"/>
        </w:rPr>
        <w:t>palvelu</w:t>
      </w:r>
      <w:r w:rsidRPr="5E7FEE51" w:rsidR="002345D9">
        <w:rPr>
          <w:lang w:val="en-GB"/>
        </w:rPr>
        <w:t xml:space="preserve"> </w:t>
      </w:r>
      <w:r w:rsidRPr="5E7FEE51" w:rsidR="002345D9">
        <w:rPr>
          <w:lang w:val="en-GB"/>
        </w:rPr>
        <w:t>ja</w:t>
      </w:r>
      <w:r w:rsidRPr="5E7FEE51" w:rsidR="002345D9">
        <w:rPr>
          <w:lang w:val="en-GB"/>
        </w:rPr>
        <w:t xml:space="preserve"> </w:t>
      </w:r>
      <w:r w:rsidRPr="5E7FEE51" w:rsidR="002345D9">
        <w:rPr>
          <w:lang w:val="en-GB"/>
        </w:rPr>
        <w:t>sen</w:t>
      </w:r>
      <w:r w:rsidRPr="5E7FEE51" w:rsidR="002345D9">
        <w:rPr>
          <w:lang w:val="en-GB"/>
        </w:rPr>
        <w:t xml:space="preserve"> </w:t>
      </w:r>
      <w:r w:rsidRPr="5E7FEE51" w:rsidR="002345D9">
        <w:rPr>
          <w:lang w:val="en-GB"/>
        </w:rPr>
        <w:t>k</w:t>
      </w:r>
      <w:r w:rsidRPr="5E7FEE51" w:rsidR="00DD039D">
        <w:rPr>
          <w:lang w:val="en-GB"/>
        </w:rPr>
        <w:t>äy</w:t>
      </w:r>
      <w:r w:rsidRPr="5E7FEE51" w:rsidR="002345D9">
        <w:rPr>
          <w:lang w:val="en-GB"/>
        </w:rPr>
        <w:t>tt</w:t>
      </w:r>
      <w:r w:rsidRPr="5E7FEE51" w:rsidR="00DD039D">
        <w:rPr>
          <w:lang w:val="en-GB"/>
        </w:rPr>
        <w:t>ö</w:t>
      </w:r>
      <w:r w:rsidRPr="5E7FEE51" w:rsidR="002345D9">
        <w:rPr>
          <w:lang w:val="en-GB"/>
        </w:rPr>
        <w:t>mahdollisuudet</w:t>
      </w:r>
      <w:r w:rsidRPr="5E7FEE51" w:rsidR="002345D9">
        <w:rPr>
          <w:lang w:val="en-GB"/>
        </w:rPr>
        <w:t xml:space="preserve">. </w:t>
      </w:r>
      <w:r w:rsidRPr="5E7FEE51" w:rsidR="002345D9">
        <w:rPr>
          <w:i w:val="1"/>
          <w:iCs w:val="1"/>
          <w:lang w:val="en-GB"/>
        </w:rPr>
        <w:t>Informaatiotutkimus</w:t>
      </w:r>
      <w:r w:rsidRPr="5E7FEE51" w:rsidR="002345D9">
        <w:rPr>
          <w:lang w:val="en-GB"/>
        </w:rPr>
        <w:t>,</w:t>
      </w:r>
      <w:r w:rsidRPr="5E7FEE51" w:rsidR="00DD039D">
        <w:rPr>
          <w:lang w:val="en-GB"/>
        </w:rPr>
        <w:t xml:space="preserve"> </w:t>
      </w:r>
      <w:r w:rsidRPr="5E7FEE51" w:rsidR="002345D9">
        <w:rPr>
          <w:lang w:val="en-GB"/>
        </w:rPr>
        <w:t xml:space="preserve">40(3), </w:t>
      </w:r>
      <w:r w:rsidRPr="5E7FEE51" w:rsidR="00DD039D">
        <w:rPr>
          <w:lang w:val="en-GB"/>
        </w:rPr>
        <w:t xml:space="preserve">pp. </w:t>
      </w:r>
      <w:r w:rsidRPr="5E7FEE51" w:rsidR="002345D9">
        <w:rPr>
          <w:lang w:val="en-GB"/>
        </w:rPr>
        <w:t>216–244</w:t>
      </w:r>
      <w:r w:rsidRPr="5E7FEE51" w:rsidR="00DD039D">
        <w:rPr>
          <w:lang w:val="en-GB"/>
        </w:rPr>
        <w:t>.</w:t>
      </w:r>
      <w:r w:rsidRPr="5E7FEE51" w:rsidR="002345D9">
        <w:rPr>
          <w:lang w:val="en-GB"/>
        </w:rPr>
        <w:t xml:space="preserve"> </w:t>
      </w:r>
      <w:r w:rsidRPr="5E7FEE51" w:rsidR="00DD039D">
        <w:rPr>
          <w:lang w:val="en-GB"/>
        </w:rPr>
        <w:t xml:space="preserve">Available at: </w:t>
      </w:r>
      <w:hyperlink r:id="R34a4afe5aff54f19">
        <w:r w:rsidRPr="5E7FEE51" w:rsidR="00DD039D">
          <w:rPr>
            <w:rStyle w:val="Hyperlink"/>
            <w:lang w:val="en-GB"/>
          </w:rPr>
          <w:t>https://doi.org/10.23978/inf.107899</w:t>
        </w:r>
      </w:hyperlink>
      <w:r w:rsidRPr="5E7FEE51" w:rsidR="00DD039D">
        <w:rPr>
          <w:lang w:val="en-GB"/>
        </w:rPr>
        <w:t>.</w:t>
      </w:r>
    </w:p>
    <w:p w:rsidRPr="00B606DD" w:rsidR="00A429E0" w:rsidP="00167128" w:rsidRDefault="002345D9" w14:paraId="577DAABE" w14:textId="77777777">
      <w:pPr>
        <w:pStyle w:val="BodyText"/>
        <w:ind w:left="720" w:hanging="720"/>
      </w:pPr>
      <w:r w:rsidRPr="00B606DD">
        <w:t>Ilie, C. (2018) Parliamentary debates</w:t>
      </w:r>
      <w:r w:rsidRPr="00B606DD" w:rsidR="00DD039D">
        <w:t xml:space="preserve"> in</w:t>
      </w:r>
      <w:r w:rsidRPr="00B606DD">
        <w:t xml:space="preserve"> Ruth</w:t>
      </w:r>
      <w:r w:rsidRPr="00B606DD" w:rsidR="00DD039D">
        <w:t>, W.,</w:t>
      </w:r>
      <w:r w:rsidRPr="00B606DD">
        <w:t xml:space="preserve"> </w:t>
      </w:r>
      <w:r w:rsidRPr="00B606DD" w:rsidR="00DD039D">
        <w:t>and</w:t>
      </w:r>
      <w:r w:rsidRPr="00B606DD">
        <w:t xml:space="preserve"> Bernhard</w:t>
      </w:r>
      <w:r w:rsidRPr="00B606DD" w:rsidR="00DD039D">
        <w:t>, F.</w:t>
      </w:r>
      <w:r w:rsidRPr="00B606DD">
        <w:t xml:space="preserve"> (</w:t>
      </w:r>
      <w:r w:rsidRPr="00B606DD" w:rsidR="00DD039D">
        <w:t>e</w:t>
      </w:r>
      <w:r w:rsidRPr="00B606DD">
        <w:t xml:space="preserve">ds.), </w:t>
      </w:r>
      <w:r w:rsidRPr="00B606DD">
        <w:rPr>
          <w:i/>
          <w:iCs/>
        </w:rPr>
        <w:t>The Routledge</w:t>
      </w:r>
      <w:r w:rsidRPr="00B606DD">
        <w:rPr>
          <w:i/>
          <w:iCs/>
        </w:rPr>
        <w:br/>
      </w:r>
      <w:r w:rsidRPr="00B606DD">
        <w:rPr>
          <w:i/>
          <w:iCs/>
        </w:rPr>
        <w:t>handbook of language and politics</w:t>
      </w:r>
      <w:r w:rsidRPr="00B606DD">
        <w:t>. Routledge.</w:t>
      </w:r>
    </w:p>
    <w:p w:rsidRPr="00B606DD" w:rsidR="00A429E0" w:rsidP="00167128" w:rsidRDefault="002345D9" w14:paraId="619739B9" w14:textId="77777777">
      <w:pPr>
        <w:pStyle w:val="BodyText"/>
        <w:ind w:left="720" w:hanging="720"/>
      </w:pPr>
      <w:r w:rsidRPr="5E7FEE51" w:rsidR="002345D9">
        <w:rPr>
          <w:lang w:val="en-GB"/>
        </w:rPr>
        <w:t>Iyengar, S. (1990) Shortcuts to political knowledge</w:t>
      </w:r>
      <w:r w:rsidRPr="5E7FEE51" w:rsidR="00DD039D">
        <w:rPr>
          <w:lang w:val="en-GB"/>
        </w:rPr>
        <w:t xml:space="preserve"> in</w:t>
      </w:r>
      <w:r w:rsidRPr="5E7FEE51" w:rsidR="002345D9">
        <w:rPr>
          <w:lang w:val="en-GB"/>
        </w:rPr>
        <w:t xml:space="preserve"> </w:t>
      </w:r>
      <w:r w:rsidRPr="5E7FEE51" w:rsidR="002345D9">
        <w:rPr>
          <w:lang w:val="en-GB"/>
        </w:rPr>
        <w:t>Ferejohn</w:t>
      </w:r>
      <w:r w:rsidRPr="5E7FEE51" w:rsidR="00DD039D">
        <w:rPr>
          <w:lang w:val="en-GB"/>
        </w:rPr>
        <w:t>, J.A., and</w:t>
      </w:r>
      <w:r w:rsidRPr="5E7FEE51" w:rsidR="002345D9">
        <w:rPr>
          <w:lang w:val="en-GB"/>
        </w:rPr>
        <w:t xml:space="preserve"> Kuklinski</w:t>
      </w:r>
      <w:r w:rsidRPr="5E7FEE51" w:rsidR="00DD039D">
        <w:rPr>
          <w:lang w:val="en-GB"/>
        </w:rPr>
        <w:t>, J.H.</w:t>
      </w:r>
      <w:r w:rsidRPr="5E7FEE51" w:rsidR="002345D9">
        <w:rPr>
          <w:lang w:val="en-GB"/>
        </w:rPr>
        <w:t xml:space="preserve"> (</w:t>
      </w:r>
      <w:r w:rsidRPr="5E7FEE51" w:rsidR="00DD039D">
        <w:rPr>
          <w:lang w:val="en-GB"/>
        </w:rPr>
        <w:t>e</w:t>
      </w:r>
      <w:r w:rsidRPr="5E7FEE51" w:rsidR="002345D9">
        <w:rPr>
          <w:lang w:val="en-GB"/>
        </w:rPr>
        <w:t xml:space="preserve">ds.), </w:t>
      </w:r>
      <w:r w:rsidRPr="5E7FEE51" w:rsidR="002345D9">
        <w:rPr>
          <w:i w:val="1"/>
          <w:iCs w:val="1"/>
          <w:lang w:val="en-GB"/>
        </w:rPr>
        <w:t>Information and Democratic Processes</w:t>
      </w:r>
      <w:r w:rsidRPr="5E7FEE51" w:rsidR="00DD039D">
        <w:rPr>
          <w:lang w:val="en-GB"/>
        </w:rPr>
        <w:t>,</w:t>
      </w:r>
      <w:r w:rsidRPr="5E7FEE51" w:rsidR="002345D9">
        <w:rPr>
          <w:lang w:val="en-GB"/>
        </w:rPr>
        <w:t xml:space="preserve"> University of</w:t>
      </w:r>
      <w:r w:rsidRPr="5E7FEE51" w:rsidR="00DD039D">
        <w:rPr>
          <w:lang w:val="en-GB"/>
        </w:rPr>
        <w:t xml:space="preserve"> </w:t>
      </w:r>
      <w:r w:rsidRPr="5E7FEE51" w:rsidR="002345D9">
        <w:rPr>
          <w:lang w:val="en-GB"/>
        </w:rPr>
        <w:t>Illinois Press.</w:t>
      </w:r>
    </w:p>
    <w:p w:rsidRPr="00B606DD" w:rsidR="00A429E0" w:rsidP="00167128" w:rsidRDefault="002345D9" w14:paraId="25A8E099" w14:textId="00B82C51">
      <w:pPr>
        <w:pStyle w:val="BodyText"/>
        <w:ind w:left="720" w:hanging="720"/>
      </w:pPr>
      <w:r w:rsidRPr="5E7FEE51" w:rsidR="002345D9">
        <w:rPr>
          <w:lang w:val="en-GB"/>
        </w:rPr>
        <w:t>Just, A. (2022) Partisanship, electoral autocracy, and citizen perceptions of party</w:t>
      </w:r>
      <w:r w:rsidRPr="5E7FEE51" w:rsidR="00DD039D">
        <w:rPr>
          <w:lang w:val="en-GB"/>
        </w:rPr>
        <w:t xml:space="preserve"> </w:t>
      </w:r>
      <w:r w:rsidRPr="5E7FEE51" w:rsidR="002345D9">
        <w:rPr>
          <w:lang w:val="en-GB"/>
        </w:rPr>
        <w:t>system polarization</w:t>
      </w:r>
      <w:r w:rsidRPr="5E7FEE51" w:rsidR="00DD039D">
        <w:rPr>
          <w:lang w:val="en-GB"/>
        </w:rPr>
        <w:t>,</w:t>
      </w:r>
      <w:r w:rsidRPr="5E7FEE51" w:rsidR="002345D9">
        <w:rPr>
          <w:lang w:val="en-GB"/>
        </w:rPr>
        <w:t xml:space="preserve"> </w:t>
      </w:r>
      <w:r w:rsidRPr="5E7FEE51" w:rsidR="002345D9">
        <w:rPr>
          <w:i w:val="1"/>
          <w:iCs w:val="1"/>
          <w:lang w:val="en-GB"/>
        </w:rPr>
        <w:t xml:space="preserve">Political </w:t>
      </w:r>
      <w:r w:rsidRPr="5E7FEE51" w:rsidR="002345D9">
        <w:rPr>
          <w:i w:val="1"/>
          <w:iCs w:val="1"/>
          <w:lang w:val="en-GB"/>
        </w:rPr>
        <w:t>behavior</w:t>
      </w:r>
      <w:r w:rsidRPr="5E7FEE51" w:rsidR="002345D9">
        <w:rPr>
          <w:lang w:val="en-GB"/>
        </w:rPr>
        <w:t>,</w:t>
      </w:r>
      <w:r w:rsidRPr="5E7FEE51" w:rsidR="00DD039D">
        <w:rPr>
          <w:lang w:val="en-GB"/>
        </w:rPr>
        <w:t xml:space="preserve"> 46, pp. 427–450. Available at:</w:t>
      </w:r>
      <w:r w:rsidRPr="5E7FEE51" w:rsidR="002345D9">
        <w:rPr>
          <w:lang w:val="en-GB"/>
        </w:rPr>
        <w:t xml:space="preserve"> </w:t>
      </w:r>
      <w:hyperlink r:id="R42eef21d4d334dac">
        <w:r w:rsidRPr="5E7FEE51" w:rsidR="00A429E0">
          <w:rPr>
            <w:rStyle w:val="Hyperlink"/>
            <w:lang w:val="en-GB"/>
          </w:rPr>
          <w:t>https://doi.org/10.1007/s11109-022-09839-6</w:t>
        </w:r>
      </w:hyperlink>
      <w:r w:rsidRPr="5E7FEE51" w:rsidR="00DD039D">
        <w:rPr>
          <w:lang w:val="en-GB"/>
        </w:rPr>
        <w:t>.</w:t>
      </w:r>
    </w:p>
    <w:p w:rsidRPr="00B606DD" w:rsidR="00D009CC" w:rsidP="00167128" w:rsidRDefault="00DD039D" w14:paraId="10D3E4D5" w14:textId="37C14402">
      <w:pPr>
        <w:pStyle w:val="BodyText"/>
        <w:ind w:left="720" w:hanging="720"/>
      </w:pPr>
      <w:r w:rsidRPr="5E7FEE51" w:rsidR="00DD039D">
        <w:rPr>
          <w:lang w:val="en-GB"/>
        </w:rPr>
        <w:t>Kapočiūtė-Dzikienė</w:t>
      </w:r>
      <w:r w:rsidRPr="5E7FEE51" w:rsidR="002345D9">
        <w:rPr>
          <w:lang w:val="en-GB"/>
        </w:rPr>
        <w:t xml:space="preserve">, J. </w:t>
      </w:r>
      <w:r w:rsidRPr="5E7FEE51" w:rsidR="00DD039D">
        <w:rPr>
          <w:lang w:val="en-GB"/>
        </w:rPr>
        <w:t>and</w:t>
      </w:r>
      <w:r w:rsidRPr="5E7FEE51" w:rsidR="002345D9">
        <w:rPr>
          <w:lang w:val="en-GB"/>
        </w:rPr>
        <w:t xml:space="preserve"> </w:t>
      </w:r>
      <w:r w:rsidRPr="5E7FEE51" w:rsidR="002345D9">
        <w:rPr>
          <w:lang w:val="en-GB"/>
        </w:rPr>
        <w:t>Krupavi</w:t>
      </w:r>
      <w:r w:rsidRPr="5E7FEE51" w:rsidR="00DD039D">
        <w:rPr>
          <w:lang w:val="en-GB"/>
        </w:rPr>
        <w:t>č</w:t>
      </w:r>
      <w:r w:rsidRPr="5E7FEE51" w:rsidR="002345D9">
        <w:rPr>
          <w:lang w:val="en-GB"/>
        </w:rPr>
        <w:t>ius</w:t>
      </w:r>
      <w:r w:rsidRPr="5E7FEE51" w:rsidR="002345D9">
        <w:rPr>
          <w:lang w:val="en-GB"/>
        </w:rPr>
        <w:t>, A. (2014). Predicting party group from the</w:t>
      </w:r>
      <w:r>
        <w:br/>
      </w:r>
      <w:r w:rsidRPr="5E7FEE51" w:rsidR="002345D9">
        <w:rPr>
          <w:lang w:val="en-GB"/>
        </w:rPr>
        <w:t>Lithuanian parliamentary speeches</w:t>
      </w:r>
      <w:r w:rsidRPr="5E7FEE51" w:rsidR="00DD039D">
        <w:rPr>
          <w:lang w:val="en-GB"/>
        </w:rPr>
        <w:t>,</w:t>
      </w:r>
      <w:r w:rsidRPr="5E7FEE51" w:rsidR="002345D9">
        <w:rPr>
          <w:lang w:val="en-GB"/>
        </w:rPr>
        <w:t xml:space="preserve"> </w:t>
      </w:r>
      <w:r w:rsidRPr="5E7FEE51" w:rsidR="002345D9">
        <w:rPr>
          <w:i w:val="1"/>
          <w:iCs w:val="1"/>
          <w:lang w:val="en-GB"/>
        </w:rPr>
        <w:t>Information Technology and Control</w:t>
      </w:r>
      <w:r w:rsidRPr="5E7FEE51" w:rsidR="002345D9">
        <w:rPr>
          <w:lang w:val="en-GB"/>
        </w:rPr>
        <w:t>, 43,</w:t>
      </w:r>
      <w:r w:rsidRPr="5E7FEE51" w:rsidR="00DD039D">
        <w:rPr>
          <w:lang w:val="en-GB"/>
        </w:rPr>
        <w:t xml:space="preserve"> pp. </w:t>
      </w:r>
      <w:r w:rsidRPr="5E7FEE51" w:rsidR="002345D9">
        <w:rPr>
          <w:lang w:val="en-GB"/>
        </w:rPr>
        <w:t>321-332</w:t>
      </w:r>
      <w:r w:rsidRPr="5E7FEE51" w:rsidR="00DD039D">
        <w:rPr>
          <w:lang w:val="en-GB"/>
        </w:rPr>
        <w:t>. Available at:</w:t>
      </w:r>
      <w:r w:rsidRPr="5E7FEE51" w:rsidR="002345D9">
        <w:rPr>
          <w:lang w:val="en-GB"/>
        </w:rPr>
        <w:t xml:space="preserve"> </w:t>
      </w:r>
      <w:hyperlink r:id="Re1d2f52e5ea64440">
        <w:r w:rsidRPr="5E7FEE51" w:rsidR="00D009CC">
          <w:rPr>
            <w:rStyle w:val="Hyperlink"/>
            <w:lang w:val="en-GB"/>
          </w:rPr>
          <w:t>https://doi.org/10.5755/j01.itc.43.3.5871</w:t>
        </w:r>
      </w:hyperlink>
      <w:r w:rsidRPr="5E7FEE51" w:rsidR="00DD039D">
        <w:rPr>
          <w:lang w:val="en-GB"/>
        </w:rPr>
        <w:t>.</w:t>
      </w:r>
    </w:p>
    <w:p w:rsidRPr="00B606DD" w:rsidR="00A429E0" w:rsidP="00167128" w:rsidRDefault="002345D9" w14:paraId="7A31C764" w14:textId="247753BB">
      <w:pPr>
        <w:pStyle w:val="BodyText"/>
        <w:ind w:left="720" w:hanging="720"/>
      </w:pPr>
      <w:r w:rsidRPr="00B606DD">
        <w:t xml:space="preserve">LeCun, Y., Bengio, Y., </w:t>
      </w:r>
      <w:r w:rsidRPr="00B606DD" w:rsidR="00A429E0">
        <w:t xml:space="preserve">and </w:t>
      </w:r>
      <w:r w:rsidRPr="00B606DD">
        <w:t>Hinton, G. (2015</w:t>
      </w:r>
      <w:r w:rsidRPr="00B606DD" w:rsidR="00A429E0">
        <w:t>)</w:t>
      </w:r>
      <w:r w:rsidRPr="00B606DD">
        <w:t xml:space="preserve"> Deep learning. </w:t>
      </w:r>
      <w:r w:rsidRPr="00B606DD">
        <w:rPr>
          <w:i/>
          <w:iCs/>
        </w:rPr>
        <w:t>Nature</w:t>
      </w:r>
      <w:r w:rsidRPr="00B606DD">
        <w:t>, 52</w:t>
      </w:r>
      <w:r w:rsidRPr="00B606DD" w:rsidR="00A429E0">
        <w:t>1. Available at:</w:t>
      </w:r>
      <w:r w:rsidRPr="00B606DD">
        <w:t xml:space="preserve"> </w:t>
      </w:r>
      <w:hyperlink w:history="1" r:id="rId33">
        <w:r w:rsidRPr="00B606DD" w:rsidR="00A429E0">
          <w:rPr>
            <w:rStyle w:val="Hyperlink"/>
          </w:rPr>
          <w:t>https://doi.org/10.1038/nature14539</w:t>
        </w:r>
      </w:hyperlink>
      <w:r w:rsidRPr="00B606DD" w:rsidR="00A429E0">
        <w:t>.</w:t>
      </w:r>
    </w:p>
    <w:p w:rsidRPr="00B606DD" w:rsidR="00A429E0" w:rsidP="00167128" w:rsidRDefault="002345D9" w14:paraId="4FE491CC" w14:textId="79B74A82">
      <w:pPr>
        <w:pStyle w:val="BodyText"/>
        <w:ind w:left="720" w:hanging="720"/>
      </w:pPr>
      <w:r w:rsidR="002345D9">
        <w:rPr/>
        <w:t>Lundberg, S.M.</w:t>
      </w:r>
      <w:r w:rsidR="00AE4D98">
        <w:rPr/>
        <w:t xml:space="preserve"> and</w:t>
      </w:r>
      <w:r w:rsidR="002345D9">
        <w:rPr/>
        <w:t xml:space="preserve"> Lee, S.-I. (2017) A unified approach to interpreting model predictions</w:t>
      </w:r>
      <w:r w:rsidR="00A429E0">
        <w:rPr/>
        <w:t xml:space="preserve"> in </w:t>
      </w:r>
      <w:r w:rsidRPr="3DFCC5E2" w:rsidR="002345D9">
        <w:rPr>
          <w:i w:val="1"/>
          <w:iCs w:val="1"/>
        </w:rPr>
        <w:t>31st Conference on Neural Information Processing Systems (NIPS 2017)</w:t>
      </w:r>
      <w:del w:author="Otto Tarkka" w:date="2025-08-11T12:10:39.247Z" w:id="80593772">
        <w:r w:rsidRPr="3DFCC5E2" w:rsidDel="002345D9">
          <w:rPr>
            <w:i w:val="1"/>
            <w:iCs w:val="1"/>
          </w:rPr>
          <w:delText>)</w:delText>
        </w:r>
      </w:del>
      <w:r w:rsidR="00A429E0">
        <w:rPr/>
        <w:t>.</w:t>
      </w:r>
      <w:ins w:author="Otto Tarkka" w:date="2025-08-11T12:12:33.091Z" w:id="2064956894">
        <w:r w:rsidR="1847F983">
          <w:t xml:space="preserve"> Red Hook, NY: Curran Associates Inc., pp. 4768–4777.</w:t>
        </w:r>
      </w:ins>
      <w:r w:rsidR="00A429E0">
        <w:rPr/>
        <w:t xml:space="preserve"> Available at: </w:t>
      </w:r>
      <w:hyperlink r:id="Rce4e81e11ec24d2b">
        <w:r w:rsidRPr="3DFCC5E2" w:rsidR="00A429E0">
          <w:rPr>
            <w:rStyle w:val="Hyperlink"/>
          </w:rPr>
          <w:t>https://github.com/slundberg/shap</w:t>
        </w:r>
      </w:hyperlink>
      <w:r w:rsidR="00A429E0">
        <w:rPr/>
        <w:t>.</w:t>
      </w:r>
    </w:p>
    <w:p w:rsidRPr="00B606DD" w:rsidR="00A429E0" w:rsidP="00167128" w:rsidRDefault="002345D9" w14:paraId="13277396" w14:textId="721E3C1F">
      <w:pPr>
        <w:pStyle w:val="BodyText"/>
        <w:ind w:left="720" w:hanging="720"/>
      </w:pPr>
      <w:r w:rsidRPr="5E7FEE51" w:rsidR="002345D9">
        <w:rPr>
          <w:lang w:val="en-GB"/>
        </w:rPr>
        <w:t xml:space="preserve">Lupia, A. (1994) Shortcuts Versus </w:t>
      </w:r>
      <w:r w:rsidRPr="5E7FEE51" w:rsidR="002345D9">
        <w:rPr>
          <w:lang w:val="en-GB"/>
        </w:rPr>
        <w:t>Encyclopedias</w:t>
      </w:r>
      <w:r w:rsidRPr="5E7FEE51" w:rsidR="002345D9">
        <w:rPr>
          <w:lang w:val="en-GB"/>
        </w:rPr>
        <w:t>: Information and Voting-</w:t>
      </w:r>
      <w:r w:rsidRPr="5E7FEE51" w:rsidR="002345D9">
        <w:rPr>
          <w:lang w:val="en-GB"/>
        </w:rPr>
        <w:t>Behavior</w:t>
      </w:r>
      <w:r w:rsidRPr="5E7FEE51" w:rsidR="00A429E0">
        <w:rPr>
          <w:lang w:val="en-GB"/>
        </w:rPr>
        <w:t xml:space="preserve"> </w:t>
      </w:r>
      <w:r w:rsidRPr="5E7FEE51" w:rsidR="002345D9">
        <w:rPr>
          <w:lang w:val="en-GB"/>
        </w:rPr>
        <w:t>in California Insurance Reform Elections</w:t>
      </w:r>
      <w:r w:rsidRPr="5E7FEE51" w:rsidR="00A429E0">
        <w:rPr>
          <w:lang w:val="en-GB"/>
        </w:rPr>
        <w:t>,</w:t>
      </w:r>
      <w:r w:rsidRPr="5E7FEE51" w:rsidR="002345D9">
        <w:rPr>
          <w:lang w:val="en-GB"/>
        </w:rPr>
        <w:t xml:space="preserve"> </w:t>
      </w:r>
      <w:r w:rsidRPr="5E7FEE51" w:rsidR="002345D9">
        <w:rPr>
          <w:i w:val="1"/>
          <w:iCs w:val="1"/>
          <w:lang w:val="en-GB"/>
        </w:rPr>
        <w:t>American Political Science Review</w:t>
      </w:r>
      <w:r w:rsidRPr="5E7FEE51" w:rsidR="002345D9">
        <w:rPr>
          <w:lang w:val="en-GB"/>
        </w:rPr>
        <w:t>,</w:t>
      </w:r>
      <w:r w:rsidRPr="5E7FEE51" w:rsidR="00A429E0">
        <w:rPr>
          <w:lang w:val="en-GB"/>
        </w:rPr>
        <w:t xml:space="preserve"> </w:t>
      </w:r>
      <w:r w:rsidRPr="5E7FEE51" w:rsidR="002345D9">
        <w:rPr>
          <w:lang w:val="en-GB"/>
        </w:rPr>
        <w:t xml:space="preserve">88(1), </w:t>
      </w:r>
      <w:r w:rsidRPr="5E7FEE51" w:rsidR="00A429E0">
        <w:rPr>
          <w:lang w:val="en-GB"/>
        </w:rPr>
        <w:t xml:space="preserve">pp. </w:t>
      </w:r>
      <w:r w:rsidRPr="5E7FEE51" w:rsidR="002345D9">
        <w:rPr>
          <w:lang w:val="en-GB"/>
        </w:rPr>
        <w:t>63–76</w:t>
      </w:r>
      <w:r w:rsidRPr="5E7FEE51" w:rsidR="00A429E0">
        <w:rPr>
          <w:lang w:val="en-GB"/>
        </w:rPr>
        <w:t>. Available at:</w:t>
      </w:r>
      <w:r w:rsidRPr="5E7FEE51" w:rsidR="002345D9">
        <w:rPr>
          <w:lang w:val="en-GB"/>
        </w:rPr>
        <w:t xml:space="preserve"> </w:t>
      </w:r>
      <w:hyperlink r:id="R7422f51312f64351">
        <w:r w:rsidRPr="5E7FEE51" w:rsidR="00A429E0">
          <w:rPr>
            <w:rStyle w:val="Hyperlink"/>
            <w:lang w:val="en-GB"/>
          </w:rPr>
          <w:t>https://doi.org/10.2307/294488226</w:t>
        </w:r>
      </w:hyperlink>
      <w:r w:rsidRPr="5E7FEE51" w:rsidR="00A429E0">
        <w:rPr>
          <w:lang w:val="en-GB"/>
        </w:rPr>
        <w:t>.</w:t>
      </w:r>
    </w:p>
    <w:p w:rsidRPr="00B606DD" w:rsidR="00D009CC" w:rsidP="00D009CC" w:rsidRDefault="002345D9" w14:paraId="58DB0FDD" w14:textId="70D0500D">
      <w:pPr>
        <w:pStyle w:val="BodyText"/>
        <w:ind w:left="720" w:hanging="720"/>
        <w:rPr>
          <w:ins w:author="Otto Tarkka" w:date="2025-08-11T11:51:25.212Z" w16du:dateUtc="2025-08-11T11:51:25.212Z" w:id="404823117"/>
        </w:rPr>
      </w:pPr>
      <w:r w:rsidR="4DAFD9F1">
        <w:rPr/>
        <w:t>Navarretta</w:t>
      </w:r>
      <w:r w:rsidR="4DAFD9F1">
        <w:rPr/>
        <w:t xml:space="preserve">, C. </w:t>
      </w:r>
      <w:r w:rsidR="3F9DDFC6">
        <w:rPr/>
        <w:t xml:space="preserve">and </w:t>
      </w:r>
      <w:r w:rsidR="4DAFD9F1">
        <w:rPr/>
        <w:t>Hansen, D.H. (2020) Identifying parties in manifestos and parliament speeches</w:t>
      </w:r>
      <w:r w:rsidR="3F9DDFC6">
        <w:rPr/>
        <w:t xml:space="preserve"> in </w:t>
      </w:r>
      <w:ins w:author="Otto Tarkka" w:date="2025-08-11T12:14:36.172Z" w:id="489475064">
        <w:r w:rsidRPr="3F1F5300" w:rsidR="401A6089">
          <w:rPr>
            <w:i w:val="1"/>
            <w:iCs w:val="1"/>
          </w:rPr>
          <w:t xml:space="preserve">Proceedings of the Second </w:t>
        </w:r>
      </w:ins>
      <w:r w:rsidRPr="3F1F5300" w:rsidR="3F9DDFC6">
        <w:rPr>
          <w:i w:val="1"/>
          <w:iCs w:val="1"/>
        </w:rPr>
        <w:t>ParlaCLARIN</w:t>
      </w:r>
      <w:del w:author="Otto Tarkka" w:date="2025-08-11T12:14:37.985Z" w:id="1437276829">
        <w:r w:rsidRPr="3F1F5300" w:rsidDel="002345D9">
          <w:rPr>
            <w:i w:val="1"/>
            <w:iCs w:val="1"/>
          </w:rPr>
          <w:delText xml:space="preserve"> II</w:delText>
        </w:r>
      </w:del>
      <w:r w:rsidRPr="3F1F5300" w:rsidR="3F9DDFC6">
        <w:rPr>
          <w:i w:val="1"/>
          <w:iCs w:val="1"/>
        </w:rPr>
        <w:t xml:space="preserve"> Workshop</w:t>
      </w:r>
      <w:r w:rsidR="3F9DDFC6">
        <w:rPr/>
        <w:t xml:space="preserve">. </w:t>
      </w:r>
      <w:ins w:author="Otto Tarkka" w:date="2025-08-11T12:14:49.339Z" w:id="1256442357">
        <w:r w:rsidR="5A2E06E9">
          <w:t xml:space="preserve">Marseille: </w:t>
        </w:r>
      </w:ins>
      <w:ins w:author="Otto Tarkka" w:date="2025-08-11T12:15:07.527Z" w:id="1830663774">
        <w:r w:rsidRPr="3F1F5300" w:rsidR="5A2E06E9">
          <w:rPr>
            <w:noProof w:val="0"/>
            <w:lang w:val="en-GB"/>
          </w:rPr>
          <w:t xml:space="preserve">European Language Resources Association, pp. 51–57. </w:t>
        </w:r>
      </w:ins>
      <w:r w:rsidR="3F9DDFC6">
        <w:rPr/>
        <w:t xml:space="preserve">Available at: </w:t>
      </w:r>
      <w:r w:rsidR="311B413F">
        <w:rPr/>
        <w:t>https://aclanthology.org/2020.parlaclarin-1.10</w:t>
      </w:r>
      <w:r w:rsidR="3F9DDFC6">
        <w:rPr/>
        <w:t>.</w:t>
      </w:r>
    </w:p>
    <w:p w:rsidR="74C95634" w:rsidP="5E7FEE51" w:rsidRDefault="74C95634" w14:paraId="1255B25F" w14:textId="1E997B70">
      <w:pPr>
        <w:pStyle w:val="BodyText"/>
        <w:ind w:left="720" w:hanging="720"/>
        <w:rPr>
          <w:i w:val="0"/>
          <w:iCs w:val="0"/>
          <w:lang w:val="en-GB"/>
          <w:rPrChange w:author="Otto Tarkka" w:date="2025-08-11T11:54:31.79Z" w:id="515794632">
            <w:rPr>
              <w:i w:val="1"/>
              <w:iCs w:val="1"/>
            </w:rPr>
          </w:rPrChange>
        </w:rPr>
      </w:pPr>
      <w:ins w:author="Otto Tarkka" w:date="2025-08-11T11:53:47.504Z" w:id="1367428264">
        <w:r w:rsidRPr="5E7FEE51" w:rsidR="2E414976">
          <w:rPr>
            <w:lang w:val="en-GB"/>
          </w:rPr>
          <w:t>Navarretta</w:t>
        </w:r>
        <w:r w:rsidRPr="5E7FEE51" w:rsidR="2E414976">
          <w:rPr>
            <w:lang w:val="en-GB"/>
          </w:rPr>
          <w:t>, C. and Hansen, D.H. (2024) Government and Opposition in Danish Parliamentary Debates</w:t>
        </w:r>
      </w:ins>
      <w:ins w:author="Otto Tarkka" w:date="2025-08-11T11:54:01.12Z" w:id="228642298">
        <w:r w:rsidRPr="5E7FEE51" w:rsidR="38C2D391">
          <w:rPr>
            <w:lang w:val="en-GB"/>
          </w:rPr>
          <w:t xml:space="preserve"> in </w:t>
        </w:r>
        <w:r w:rsidRPr="5E7FEE51" w:rsidR="2E414976">
          <w:rPr>
            <w:i w:val="1"/>
            <w:iCs w:val="1"/>
            <w:lang w:val="en-GB"/>
            <w:rPrChange w:author="Otto Tarkka" w:date="2025-08-11T11:54:16.927Z" w:id="561648716"/>
          </w:rPr>
          <w:t>ParlaCLARIN</w:t>
        </w:r>
        <w:r w:rsidRPr="5E7FEE51" w:rsidR="2E414976">
          <w:rPr>
            <w:i w:val="1"/>
            <w:iCs w:val="1"/>
            <w:lang w:val="en-GB"/>
            <w:rPrChange w:author="Otto Tarkka" w:date="2025-08-11T11:54:16.927Z" w:id="957813389"/>
          </w:rPr>
          <w:t xml:space="preserve"> IV Workshop on Creating, Analysing, and Increasing Accessibility </w:t>
        </w:r>
        <w:r w:rsidRPr="5E7FEE51" w:rsidR="2E414976">
          <w:rPr>
            <w:i w:val="1"/>
            <w:iCs w:val="1"/>
            <w:lang w:val="en-GB"/>
            <w:rPrChange w:author="Otto Tarkka" w:date="2025-08-11T11:54:23.731Z" w:id="1946907650"/>
          </w:rPr>
          <w:t>of Parliamentary Corpora</w:t>
        </w:r>
      </w:ins>
      <w:ins w:author="Otto Tarkka" w:date="2025-08-11T11:54:36.002Z" w:id="2018151506">
        <w:r w:rsidRPr="5E7FEE51" w:rsidR="0E4E1B4B">
          <w:rPr>
            <w:i w:val="1"/>
            <w:iCs w:val="1"/>
            <w:lang w:val="en-GB"/>
          </w:rPr>
          <w:t>.</w:t>
        </w:r>
        <w:r w:rsidRPr="5E7FEE51" w:rsidR="0E4E1B4B">
          <w:rPr>
            <w:i w:val="0"/>
            <w:iCs w:val="0"/>
            <w:lang w:val="en-GB"/>
          </w:rPr>
          <w:t xml:space="preserve"> </w:t>
        </w:r>
      </w:ins>
      <w:ins w:author="Otto Tarkka" w:date="2025-08-11T12:16:59.752Z" w:id="280855106">
        <w:r w:rsidRPr="5E7FEE51" w:rsidR="23EDDCF5">
          <w:rPr>
            <w:i w:val="0"/>
            <w:iCs w:val="0"/>
            <w:lang w:val="en-GB"/>
          </w:rPr>
          <w:t>T</w:t>
        </w:r>
      </w:ins>
      <w:ins w:author="Otto Tarkka" w:date="2025-08-11T12:17:05.718Z" w:id="1404591862">
        <w:r w:rsidRPr="5E7FEE51" w:rsidR="23EDDCF5">
          <w:rPr>
            <w:i w:val="0"/>
            <w:iCs w:val="0"/>
            <w:lang w:val="en-GB"/>
          </w:rPr>
          <w:t xml:space="preserve">orino: ELRA and ICCL, </w:t>
        </w:r>
      </w:ins>
      <w:ins w:author="Otto Tarkka" w:date="2025-08-11T12:00:24.886Z" w:id="1793248374">
        <w:r w:rsidRPr="5E7FEE51" w:rsidR="17F60C9B">
          <w:rPr>
            <w:i w:val="0"/>
            <w:iCs w:val="0"/>
            <w:lang w:val="en-GB"/>
          </w:rPr>
          <w:t xml:space="preserve">pp. 154–162. </w:t>
        </w:r>
      </w:ins>
      <w:ins w:author="Otto Tarkka" w:date="2025-08-11T11:54:36.002Z" w:id="1790832713">
        <w:r w:rsidRPr="5E7FEE51" w:rsidR="0E4E1B4B">
          <w:rPr>
            <w:i w:val="0"/>
            <w:iCs w:val="0"/>
            <w:lang w:val="en-GB"/>
          </w:rPr>
          <w:t>Available at: https://aclanthology.org/2024.parlaclarin-1.23.pdf</w:t>
        </w:r>
      </w:ins>
    </w:p>
    <w:p w:rsidRPr="00B606DD" w:rsidR="00A429E0" w:rsidP="00167128" w:rsidRDefault="002345D9" w14:paraId="567E6588" w14:textId="0A26FE64">
      <w:pPr>
        <w:pStyle w:val="BodyText"/>
        <w:ind w:left="720" w:hanging="720"/>
      </w:pPr>
      <w:r w:rsidRPr="00B606DD">
        <w:t>N</w:t>
      </w:r>
      <w:r w:rsidRPr="00B606DD" w:rsidR="00A429E0">
        <w:t>é</w:t>
      </w:r>
      <w:r w:rsidRPr="00B606DD">
        <w:t>meth, R. (2023). A scoping review on the use of natural language processing</w:t>
      </w:r>
      <w:r w:rsidRPr="00B606DD" w:rsidR="00A429E0">
        <w:t xml:space="preserve"> </w:t>
      </w:r>
      <w:r w:rsidRPr="00B606DD">
        <w:t>in research on political polarization: trends and research prospects</w:t>
      </w:r>
      <w:r w:rsidRPr="00B606DD" w:rsidR="00A429E0">
        <w:t xml:space="preserve">, </w:t>
      </w:r>
      <w:r w:rsidRPr="00B606DD">
        <w:rPr>
          <w:i/>
          <w:iCs/>
        </w:rPr>
        <w:t>Journal of</w:t>
      </w:r>
      <w:r w:rsidRPr="00B606DD" w:rsidR="00A429E0">
        <w:rPr>
          <w:i/>
          <w:iCs/>
        </w:rPr>
        <w:t xml:space="preserve"> </w:t>
      </w:r>
      <w:r w:rsidRPr="00B606DD">
        <w:rPr>
          <w:i/>
          <w:iCs/>
        </w:rPr>
        <w:t>Computational Social Science</w:t>
      </w:r>
      <w:r w:rsidRPr="00B606DD">
        <w:t>, 6</w:t>
      </w:r>
      <w:r w:rsidRPr="00B606DD" w:rsidR="00A429E0">
        <w:t>. Available at:</w:t>
      </w:r>
      <w:r w:rsidRPr="00B606DD">
        <w:t xml:space="preserve"> </w:t>
      </w:r>
      <w:hyperlink w:history="1" r:id="rId37">
        <w:r w:rsidRPr="00B606DD" w:rsidR="00A429E0">
          <w:rPr>
            <w:rStyle w:val="Hyperlink"/>
          </w:rPr>
          <w:t>https://doi.org/10.1007/s42001-022-00196-2</w:t>
        </w:r>
      </w:hyperlink>
      <w:r w:rsidRPr="00B606DD" w:rsidR="00A429E0">
        <w:t>.</w:t>
      </w:r>
    </w:p>
    <w:p w:rsidRPr="00B606DD" w:rsidR="00A429E0" w:rsidP="00167128" w:rsidRDefault="002345D9" w14:paraId="2EECB42C" w14:textId="63CD5042">
      <w:pPr>
        <w:pStyle w:val="BodyText"/>
        <w:ind w:left="720" w:hanging="720"/>
      </w:pPr>
      <w:r w:rsidRPr="5E7FEE51" w:rsidR="002345D9">
        <w:rPr>
          <w:lang w:val="en-GB"/>
        </w:rPr>
        <w:t xml:space="preserve">Peterson, A. </w:t>
      </w:r>
      <w:r w:rsidRPr="5E7FEE51" w:rsidR="00A429E0">
        <w:rPr>
          <w:lang w:val="en-GB"/>
        </w:rPr>
        <w:t>and</w:t>
      </w:r>
      <w:r w:rsidRPr="5E7FEE51" w:rsidR="002345D9">
        <w:rPr>
          <w:lang w:val="en-GB"/>
        </w:rPr>
        <w:t xml:space="preserve"> </w:t>
      </w:r>
      <w:r w:rsidRPr="5E7FEE51" w:rsidR="002345D9">
        <w:rPr>
          <w:lang w:val="en-GB"/>
        </w:rPr>
        <w:t>Spirling</w:t>
      </w:r>
      <w:r w:rsidRPr="5E7FEE51" w:rsidR="002345D9">
        <w:rPr>
          <w:lang w:val="en-GB"/>
        </w:rPr>
        <w:t>, A. (2018) Classification accuracy as a substantive quantity</w:t>
      </w:r>
      <w:r w:rsidRPr="5E7FEE51" w:rsidR="00A429E0">
        <w:rPr>
          <w:lang w:val="en-GB"/>
        </w:rPr>
        <w:t xml:space="preserve"> </w:t>
      </w:r>
      <w:r w:rsidRPr="5E7FEE51" w:rsidR="002345D9">
        <w:rPr>
          <w:lang w:val="en-GB"/>
        </w:rPr>
        <w:t>of interest: Measuring polarization in Westminster systems</w:t>
      </w:r>
      <w:r w:rsidRPr="5E7FEE51" w:rsidR="00A429E0">
        <w:rPr>
          <w:lang w:val="en-GB"/>
        </w:rPr>
        <w:t>,</w:t>
      </w:r>
      <w:r w:rsidRPr="5E7FEE51" w:rsidR="002345D9">
        <w:rPr>
          <w:lang w:val="en-GB"/>
        </w:rPr>
        <w:t xml:space="preserve"> </w:t>
      </w:r>
      <w:r w:rsidRPr="5E7FEE51" w:rsidR="002345D9">
        <w:rPr>
          <w:i w:val="1"/>
          <w:iCs w:val="1"/>
          <w:lang w:val="en-GB"/>
        </w:rPr>
        <w:t>Political Analysis</w:t>
      </w:r>
      <w:r w:rsidRPr="5E7FEE51" w:rsidR="002345D9">
        <w:rPr>
          <w:lang w:val="en-GB"/>
        </w:rPr>
        <w:t>,</w:t>
      </w:r>
      <w:r w:rsidRPr="5E7FEE51" w:rsidR="00A429E0">
        <w:rPr>
          <w:lang w:val="en-GB"/>
        </w:rPr>
        <w:t xml:space="preserve"> </w:t>
      </w:r>
      <w:r w:rsidRPr="5E7FEE51" w:rsidR="002345D9">
        <w:rPr>
          <w:lang w:val="en-GB"/>
        </w:rPr>
        <w:t>26(1),</w:t>
      </w:r>
      <w:r w:rsidRPr="5E7FEE51" w:rsidR="00A429E0">
        <w:rPr>
          <w:lang w:val="en-GB"/>
        </w:rPr>
        <w:t xml:space="preserve"> pp.</w:t>
      </w:r>
      <w:r w:rsidRPr="5E7FEE51" w:rsidR="002345D9">
        <w:rPr>
          <w:lang w:val="en-GB"/>
        </w:rPr>
        <w:t xml:space="preserve"> 120–128</w:t>
      </w:r>
      <w:r w:rsidRPr="5E7FEE51" w:rsidR="00A429E0">
        <w:rPr>
          <w:lang w:val="en-GB"/>
        </w:rPr>
        <w:t>. Available at:</w:t>
      </w:r>
      <w:r w:rsidRPr="5E7FEE51" w:rsidR="002345D9">
        <w:rPr>
          <w:lang w:val="en-GB"/>
        </w:rPr>
        <w:t xml:space="preserve"> </w:t>
      </w:r>
      <w:hyperlink r:id="R65bdd1ceea1b4c74">
        <w:r w:rsidRPr="5E7FEE51" w:rsidR="00A429E0">
          <w:rPr>
            <w:rStyle w:val="Hyperlink"/>
            <w:lang w:val="en-GB"/>
          </w:rPr>
          <w:t>https://doi.org/10.1017/pan.2017.39</w:t>
        </w:r>
      </w:hyperlink>
      <w:r w:rsidRPr="5E7FEE51" w:rsidR="00A429E0">
        <w:rPr>
          <w:lang w:val="en-GB"/>
        </w:rPr>
        <w:t>.</w:t>
      </w:r>
    </w:p>
    <w:p w:rsidRPr="00B606DD" w:rsidR="00A429E0" w:rsidP="00167128" w:rsidRDefault="002345D9" w14:paraId="42738C77" w14:textId="568CDFCC">
      <w:pPr>
        <w:pStyle w:val="BodyText"/>
        <w:ind w:left="720" w:hanging="720"/>
      </w:pPr>
      <w:r w:rsidRPr="00B606DD">
        <w:t xml:space="preserve">Popkin, S.L. </w:t>
      </w:r>
      <w:r w:rsidRPr="00B606DD" w:rsidR="00A429E0">
        <w:t>and</w:t>
      </w:r>
      <w:r w:rsidRPr="00B606DD">
        <w:t xml:space="preserve"> Dimock, M.A. (1999) Political knowledge and citizen competence</w:t>
      </w:r>
      <w:r w:rsidRPr="00B606DD" w:rsidR="00A429E0">
        <w:t xml:space="preserve"> in </w:t>
      </w:r>
      <w:r w:rsidRPr="00B606DD">
        <w:t>Soltan</w:t>
      </w:r>
      <w:r w:rsidRPr="00B606DD" w:rsidR="00A429E0">
        <w:t>, K.E.</w:t>
      </w:r>
      <w:r w:rsidRPr="00B606DD">
        <w:t xml:space="preserve"> </w:t>
      </w:r>
      <w:r w:rsidRPr="00B606DD" w:rsidR="00A429E0">
        <w:t xml:space="preserve">and </w:t>
      </w:r>
      <w:r w:rsidRPr="00B606DD">
        <w:t>Elkin</w:t>
      </w:r>
      <w:r w:rsidRPr="00B606DD" w:rsidR="00A429E0">
        <w:t>, S.L.</w:t>
      </w:r>
      <w:r w:rsidRPr="00B606DD">
        <w:t xml:space="preserve"> (</w:t>
      </w:r>
      <w:r w:rsidRPr="00B606DD" w:rsidR="00A429E0">
        <w:t>e</w:t>
      </w:r>
      <w:r w:rsidRPr="00B606DD">
        <w:t xml:space="preserve">ds.), </w:t>
      </w:r>
      <w:r w:rsidRPr="00B606DD">
        <w:rPr>
          <w:i/>
          <w:iCs/>
        </w:rPr>
        <w:t>Citizen Competence and Democratic Institutions</w:t>
      </w:r>
      <w:r w:rsidRPr="00B606DD" w:rsidR="00A429E0">
        <w:t xml:space="preserve">. </w:t>
      </w:r>
      <w:r w:rsidRPr="00B606DD">
        <w:t>University Park, PA.: Pennsylvania State University</w:t>
      </w:r>
      <w:r w:rsidRPr="00B606DD" w:rsidR="00A429E0">
        <w:t xml:space="preserve"> </w:t>
      </w:r>
      <w:r w:rsidRPr="00B606DD">
        <w:t>Press.</w:t>
      </w:r>
    </w:p>
    <w:p w:rsidRPr="00B606DD" w:rsidR="00A429E0" w:rsidP="00167128" w:rsidRDefault="002345D9" w14:paraId="60363844" w14:textId="302B06EC">
      <w:pPr>
        <w:pStyle w:val="BodyText"/>
        <w:ind w:left="720" w:hanging="720"/>
      </w:pPr>
      <w:r w:rsidRPr="5E7FEE51" w:rsidR="002345D9">
        <w:rPr>
          <w:lang w:val="en-GB"/>
        </w:rPr>
        <w:t xml:space="preserve">Potthast, M. </w:t>
      </w:r>
      <w:r w:rsidRPr="5E7FEE51" w:rsidR="00A429E0">
        <w:rPr>
          <w:lang w:val="en-GB"/>
        </w:rPr>
        <w:t>et al.</w:t>
      </w:r>
      <w:r w:rsidRPr="5E7FEE51" w:rsidR="002345D9">
        <w:rPr>
          <w:lang w:val="en-GB"/>
        </w:rPr>
        <w:t xml:space="preserve"> (2018). A stylometric inquiry into </w:t>
      </w:r>
      <w:r w:rsidRPr="5E7FEE51" w:rsidR="002345D9">
        <w:rPr>
          <w:lang w:val="en-GB"/>
        </w:rPr>
        <w:t>hyperpartisan</w:t>
      </w:r>
      <w:r w:rsidRPr="5E7FEE51" w:rsidR="002345D9">
        <w:rPr>
          <w:lang w:val="en-GB"/>
        </w:rPr>
        <w:t xml:space="preserve"> and fake news</w:t>
      </w:r>
      <w:r w:rsidRPr="5E7FEE51" w:rsidR="00A429E0">
        <w:rPr>
          <w:lang w:val="en-GB"/>
        </w:rPr>
        <w:t xml:space="preserve"> in </w:t>
      </w:r>
      <w:r w:rsidRPr="5E7FEE51" w:rsidR="002345D9">
        <w:rPr>
          <w:i w:val="1"/>
          <w:iCs w:val="1"/>
          <w:lang w:val="en-GB"/>
        </w:rPr>
        <w:t>Proceedings of the 56th annual meeting of the association for computational linguistics</w:t>
      </w:r>
      <w:r w:rsidRPr="5E7FEE51" w:rsidR="00A429E0">
        <w:rPr>
          <w:lang w:val="en-GB"/>
        </w:rPr>
        <w:t xml:space="preserve">. </w:t>
      </w:r>
      <w:ins w:author="Otto Tarkka" w:date="2025-08-11T12:17:52.798Z" w:id="794496600">
        <w:r w:rsidRPr="5E7FEE51" w:rsidR="09E881F5">
          <w:rPr>
            <w:lang w:val="en-GB"/>
          </w:rPr>
          <w:t xml:space="preserve">Melbourne: Association for Computational Linguistics, pp. 231–240. </w:t>
        </w:r>
      </w:ins>
      <w:r w:rsidRPr="5E7FEE51" w:rsidR="00A429E0">
        <w:rPr>
          <w:lang w:val="en-GB"/>
        </w:rPr>
        <w:t xml:space="preserve">Available at: </w:t>
      </w:r>
      <w:hyperlink r:id="Ra3289d9d23034fe3">
        <w:r w:rsidRPr="5E7FEE51" w:rsidR="00A429E0">
          <w:rPr>
            <w:rStyle w:val="Hyperlink"/>
            <w:lang w:val="en-GB"/>
          </w:rPr>
          <w:t>https://aclanthology.org/P18-1022</w:t>
        </w:r>
      </w:hyperlink>
      <w:r w:rsidRPr="5E7FEE51" w:rsidR="00A429E0">
        <w:rPr>
          <w:lang w:val="en-GB"/>
        </w:rPr>
        <w:t>.</w:t>
      </w:r>
    </w:p>
    <w:p w:rsidRPr="00B606DD" w:rsidR="00A429E0" w:rsidP="00167128" w:rsidRDefault="002345D9" w14:paraId="61990635" w14:textId="77777777">
      <w:pPr>
        <w:pStyle w:val="BodyText"/>
        <w:ind w:left="720" w:hanging="720"/>
      </w:pPr>
      <w:r w:rsidRPr="5E7FEE51" w:rsidR="002345D9">
        <w:rPr>
          <w:lang w:val="en-GB"/>
        </w:rPr>
        <w:t>Rubinelli</w:t>
      </w:r>
      <w:r w:rsidRPr="5E7FEE51" w:rsidR="002345D9">
        <w:rPr>
          <w:lang w:val="en-GB"/>
        </w:rPr>
        <w:t>, S. (2018) Rhetoric as a civic art from antiquity to the beginning of</w:t>
      </w:r>
      <w:r w:rsidRPr="5E7FEE51" w:rsidR="00A429E0">
        <w:rPr>
          <w:lang w:val="en-GB"/>
        </w:rPr>
        <w:t xml:space="preserve"> </w:t>
      </w:r>
      <w:r w:rsidRPr="5E7FEE51" w:rsidR="002345D9">
        <w:rPr>
          <w:lang w:val="en-GB"/>
        </w:rPr>
        <w:t>modernity</w:t>
      </w:r>
      <w:r w:rsidRPr="5E7FEE51" w:rsidR="00A429E0">
        <w:rPr>
          <w:lang w:val="en-GB"/>
        </w:rPr>
        <w:t xml:space="preserve"> in</w:t>
      </w:r>
      <w:r w:rsidRPr="5E7FEE51" w:rsidR="002345D9">
        <w:rPr>
          <w:lang w:val="en-GB"/>
        </w:rPr>
        <w:t xml:space="preserve"> Ruth</w:t>
      </w:r>
      <w:r w:rsidRPr="5E7FEE51" w:rsidR="00A429E0">
        <w:rPr>
          <w:lang w:val="en-GB"/>
        </w:rPr>
        <w:t>, W., and</w:t>
      </w:r>
      <w:r w:rsidRPr="5E7FEE51" w:rsidR="002345D9">
        <w:rPr>
          <w:lang w:val="en-GB"/>
        </w:rPr>
        <w:t xml:space="preserve"> Bernhard</w:t>
      </w:r>
      <w:r w:rsidRPr="5E7FEE51" w:rsidR="00A429E0">
        <w:rPr>
          <w:lang w:val="en-GB"/>
        </w:rPr>
        <w:t>, F.</w:t>
      </w:r>
      <w:r w:rsidRPr="5E7FEE51" w:rsidR="002345D9">
        <w:rPr>
          <w:lang w:val="en-GB"/>
        </w:rPr>
        <w:t xml:space="preserve"> (</w:t>
      </w:r>
      <w:r w:rsidRPr="5E7FEE51" w:rsidR="00A429E0">
        <w:rPr>
          <w:lang w:val="en-GB"/>
        </w:rPr>
        <w:t>e</w:t>
      </w:r>
      <w:r w:rsidRPr="5E7FEE51" w:rsidR="002345D9">
        <w:rPr>
          <w:lang w:val="en-GB"/>
        </w:rPr>
        <w:t xml:space="preserve">ds.), </w:t>
      </w:r>
      <w:r w:rsidRPr="5E7FEE51" w:rsidR="002345D9">
        <w:rPr>
          <w:i w:val="1"/>
          <w:iCs w:val="1"/>
          <w:lang w:val="en-GB"/>
        </w:rPr>
        <w:t>The Routledge handbook of language</w:t>
      </w:r>
      <w:r w:rsidRPr="5E7FEE51" w:rsidR="00A429E0">
        <w:rPr>
          <w:i w:val="1"/>
          <w:iCs w:val="1"/>
          <w:lang w:val="en-GB"/>
        </w:rPr>
        <w:t xml:space="preserve"> </w:t>
      </w:r>
      <w:r w:rsidRPr="5E7FEE51" w:rsidR="002345D9">
        <w:rPr>
          <w:i w:val="1"/>
          <w:iCs w:val="1"/>
          <w:lang w:val="en-GB"/>
        </w:rPr>
        <w:t>and politics</w:t>
      </w:r>
      <w:r w:rsidRPr="5E7FEE51" w:rsidR="002345D9">
        <w:rPr>
          <w:lang w:val="en-GB"/>
        </w:rPr>
        <w:t>. Routledge.</w:t>
      </w:r>
    </w:p>
    <w:p w:rsidRPr="00B606DD" w:rsidR="00E632B1" w:rsidP="00E632B1" w:rsidRDefault="002345D9" w14:paraId="61DCCA33" w14:textId="2063EA7F">
      <w:pPr>
        <w:pStyle w:val="BodyText"/>
        <w:ind w:left="720" w:hanging="720"/>
      </w:pPr>
      <w:r w:rsidR="002345D9">
        <w:rPr/>
        <w:t xml:space="preserve">Schuster, M. </w:t>
      </w:r>
      <w:r w:rsidR="00A429E0">
        <w:rPr/>
        <w:t>and</w:t>
      </w:r>
      <w:r w:rsidR="002345D9">
        <w:rPr/>
        <w:t xml:space="preserve"> Nakajima, K. (2012) Japanese and </w:t>
      </w:r>
      <w:r w:rsidR="00A429E0">
        <w:rPr/>
        <w:t>K</w:t>
      </w:r>
      <w:r w:rsidR="002345D9">
        <w:rPr/>
        <w:t>orean voice search</w:t>
      </w:r>
      <w:r w:rsidR="00A429E0">
        <w:rPr/>
        <w:t xml:space="preserve"> in</w:t>
      </w:r>
      <w:r w:rsidR="002345D9">
        <w:rPr/>
        <w:t xml:space="preserve"> </w:t>
      </w:r>
      <w:r w:rsidRPr="3DFCC5E2" w:rsidR="002345D9">
        <w:rPr>
          <w:i w:val="1"/>
          <w:iCs w:val="1"/>
        </w:rPr>
        <w:t>2012 IEE</w:t>
      </w:r>
      <w:r w:rsidRPr="3DFCC5E2" w:rsidR="00E632B1">
        <w:rPr>
          <w:i w:val="1"/>
          <w:iCs w:val="1"/>
        </w:rPr>
        <w:t xml:space="preserve">E </w:t>
      </w:r>
      <w:r w:rsidRPr="3DFCC5E2" w:rsidR="002345D9">
        <w:rPr>
          <w:i w:val="1"/>
          <w:iCs w:val="1"/>
        </w:rPr>
        <w:t xml:space="preserve">International Conference on Acoustics, </w:t>
      </w:r>
      <w:r w:rsidRPr="3DFCC5E2" w:rsidR="002345D9">
        <w:rPr>
          <w:i w:val="1"/>
          <w:iCs w:val="1"/>
        </w:rPr>
        <w:t>Speech</w:t>
      </w:r>
      <w:r w:rsidRPr="3DFCC5E2" w:rsidR="002345D9">
        <w:rPr>
          <w:i w:val="1"/>
          <w:iCs w:val="1"/>
        </w:rPr>
        <w:t xml:space="preserve"> and Signal</w:t>
      </w:r>
      <w:r w:rsidRPr="3DFCC5E2" w:rsidR="00A429E0">
        <w:rPr>
          <w:i w:val="1"/>
          <w:iCs w:val="1"/>
        </w:rPr>
        <w:t xml:space="preserve"> </w:t>
      </w:r>
      <w:r w:rsidRPr="3DFCC5E2" w:rsidR="002345D9">
        <w:rPr>
          <w:i w:val="1"/>
          <w:iCs w:val="1"/>
        </w:rPr>
        <w:t>Processing (ICASSP)</w:t>
      </w:r>
      <w:del w:author="Otto Tarkka" w:date="2025-08-11T12:18:00.722Z" w:id="1115561580">
        <w:r w:rsidRPr="3DFCC5E2" w:rsidDel="002345D9">
          <w:rPr>
            <w:i w:val="1"/>
            <w:iCs w:val="1"/>
          </w:rPr>
          <w:delText>)</w:delText>
        </w:r>
      </w:del>
      <w:r w:rsidR="00A429E0">
        <w:rPr/>
        <w:t>.</w:t>
      </w:r>
      <w:r w:rsidR="00E632B1">
        <w:rPr/>
        <w:t xml:space="preserve"> </w:t>
      </w:r>
      <w:ins w:author="Otto Tarkka" w:date="2025-08-11T12:19:24.741Z" w:id="2142711980">
        <w:r w:rsidR="48CF425D">
          <w:t xml:space="preserve">Kyoto: IEEE, </w:t>
        </w:r>
      </w:ins>
      <w:ins w:author="Otto Tarkka" w:date="2025-08-11T12:20:33.525Z" w:id="64910084">
        <w:r w:rsidR="2991C710">
          <w:t xml:space="preserve">pp. 5149–5152. </w:t>
        </w:r>
      </w:ins>
      <w:r w:rsidR="00E632B1">
        <w:rPr/>
        <w:t xml:space="preserve">Available at: </w:t>
      </w:r>
      <w:hyperlink r:id="Rc7e68cce8d91473d">
        <w:r w:rsidRPr="3DFCC5E2" w:rsidR="00E632B1">
          <w:rPr>
            <w:rStyle w:val="Hyperlink"/>
          </w:rPr>
          <w:t>https://ieeexplore.ieee.org/abstract/document/6289079/</w:t>
        </w:r>
      </w:hyperlink>
      <w:r w:rsidR="00E632B1">
        <w:rPr/>
        <w:t>.</w:t>
      </w:r>
    </w:p>
    <w:p w:rsidRPr="00B606DD" w:rsidR="002807DB" w:rsidP="002807DB" w:rsidRDefault="002345D9" w14:paraId="0F728E34" w14:textId="70E4B406">
      <w:pPr>
        <w:pStyle w:val="BodyText"/>
        <w:ind w:left="720" w:hanging="720"/>
      </w:pPr>
      <w:r w:rsidRPr="5E7FEE51" w:rsidR="002345D9">
        <w:rPr>
          <w:lang w:val="en-GB"/>
        </w:rPr>
        <w:t>Sinikallio</w:t>
      </w:r>
      <w:r w:rsidRPr="5E7FEE51" w:rsidR="002345D9">
        <w:rPr>
          <w:lang w:val="en-GB"/>
        </w:rPr>
        <w:t xml:space="preserve">, </w:t>
      </w:r>
      <w:r w:rsidRPr="5E7FEE51" w:rsidR="00A429E0">
        <w:rPr>
          <w:lang w:val="en-GB"/>
        </w:rPr>
        <w:t>L</w:t>
      </w:r>
      <w:r w:rsidRPr="5E7FEE51" w:rsidR="002345D9">
        <w:rPr>
          <w:lang w:val="en-GB"/>
        </w:rPr>
        <w:t>.</w:t>
      </w:r>
      <w:r w:rsidRPr="5E7FEE51" w:rsidR="00A429E0">
        <w:rPr>
          <w:lang w:val="en-GB"/>
        </w:rPr>
        <w:t xml:space="preserve"> et al.</w:t>
      </w:r>
      <w:r w:rsidRPr="5E7FEE51" w:rsidR="002345D9">
        <w:rPr>
          <w:lang w:val="en-GB"/>
        </w:rPr>
        <w:t xml:space="preserve"> (2021)</w:t>
      </w:r>
      <w:r w:rsidRPr="5E7FEE51" w:rsidR="00A429E0">
        <w:rPr>
          <w:lang w:val="en-GB"/>
        </w:rPr>
        <w:t xml:space="preserve"> </w:t>
      </w:r>
      <w:r w:rsidRPr="5E7FEE51" w:rsidR="002345D9">
        <w:rPr>
          <w:lang w:val="en-GB"/>
        </w:rPr>
        <w:t>Plenary debates of the parliament of Finland as linked open data</w:t>
      </w:r>
      <w:r>
        <w:br/>
      </w:r>
      <w:r w:rsidRPr="5E7FEE51" w:rsidR="002345D9">
        <w:rPr>
          <w:lang w:val="en-GB"/>
        </w:rPr>
        <w:t>and in Parla-CLARIN markup (Vol. 93)</w:t>
      </w:r>
      <w:r w:rsidRPr="5E7FEE51" w:rsidR="00A429E0">
        <w:rPr>
          <w:lang w:val="en-GB"/>
        </w:rPr>
        <w:t xml:space="preserve"> in</w:t>
      </w:r>
      <w:r w:rsidRPr="5E7FEE51" w:rsidR="002345D9">
        <w:rPr>
          <w:lang w:val="en-GB"/>
        </w:rPr>
        <w:t xml:space="preserve"> </w:t>
      </w:r>
      <w:r w:rsidRPr="5E7FEE51" w:rsidR="002345D9">
        <w:rPr>
          <w:i w:val="1"/>
          <w:iCs w:val="1"/>
          <w:lang w:val="en-GB"/>
        </w:rPr>
        <w:t>3rd Conference on</w:t>
      </w:r>
      <w:r w:rsidRPr="5E7FEE51" w:rsidR="00A429E0">
        <w:rPr>
          <w:i w:val="1"/>
          <w:iCs w:val="1"/>
          <w:lang w:val="en-GB"/>
        </w:rPr>
        <w:t xml:space="preserve"> </w:t>
      </w:r>
      <w:r w:rsidRPr="5E7FEE51" w:rsidR="002345D9">
        <w:rPr>
          <w:i w:val="1"/>
          <w:iCs w:val="1"/>
          <w:lang w:val="en-GB"/>
        </w:rPr>
        <w:t>Language, Data and Knowledge (LDK 2021)</w:t>
      </w:r>
      <w:del w:author="Otto Tarkka" w:date="2025-08-11T12:20:41.456Z" w:id="753543515">
        <w:r w:rsidRPr="5E7FEE51" w:rsidDel="002345D9">
          <w:rPr>
            <w:i w:val="1"/>
            <w:iCs w:val="1"/>
            <w:lang w:val="en-GB"/>
          </w:rPr>
          <w:delText>)</w:delText>
        </w:r>
      </w:del>
      <w:r w:rsidRPr="5E7FEE51" w:rsidR="00A429E0">
        <w:rPr>
          <w:lang w:val="en-GB"/>
        </w:rPr>
        <w:t>.</w:t>
      </w:r>
      <w:r w:rsidRPr="5E7FEE51" w:rsidR="002807DB">
        <w:rPr>
          <w:lang w:val="en-GB"/>
        </w:rPr>
        <w:t xml:space="preserve"> </w:t>
      </w:r>
      <w:ins w:author="Otto Tarkka" w:date="2025-08-11T12:21:30.352Z" w:id="271529949">
        <w:r w:rsidRPr="5E7FEE51" w:rsidR="43FBA82E">
          <w:rPr>
            <w:lang w:val="en-GB"/>
          </w:rPr>
          <w:t xml:space="preserve">Zaragoza: </w:t>
        </w:r>
      </w:ins>
      <w:ins w:author="Otto Tarkka" w:date="2025-08-11T12:24:36.085Z" w:id="1487028830">
        <w:r w:rsidRPr="5E7FEE51" w:rsidR="23A92C5B">
          <w:rPr>
            <w:lang w:val="en-GB"/>
          </w:rPr>
          <w:t xml:space="preserve">Leibniz Center for Informatics, </w:t>
        </w:r>
      </w:ins>
      <w:ins w:author="Otto Tarkka" w:date="2025-08-11T12:23:09.475Z" w:id="662928230">
        <w:r w:rsidRPr="5E7FEE51" w:rsidR="23A92C5B">
          <w:rPr>
            <w:lang w:val="en-GB"/>
          </w:rPr>
          <w:t>pp. 1–17</w:t>
        </w:r>
      </w:ins>
      <w:ins w:author="Otto Tarkka" w:date="2025-08-11T12:24:40.097Z" w:id="1605754195">
        <w:r w:rsidRPr="5E7FEE51" w:rsidR="23A92C5B">
          <w:rPr>
            <w:lang w:val="en-GB"/>
          </w:rPr>
          <w:t xml:space="preserve">. </w:t>
        </w:r>
      </w:ins>
      <w:r w:rsidRPr="5E7FEE51" w:rsidR="002807DB">
        <w:rPr>
          <w:lang w:val="en-GB"/>
        </w:rPr>
        <w:t xml:space="preserve">Available at: </w:t>
      </w:r>
      <w:hyperlink r:id="R44f73ef527634e41">
        <w:r w:rsidRPr="5E7FEE51" w:rsidR="002807DB">
          <w:rPr>
            <w:rStyle w:val="Hyperlink"/>
            <w:lang w:val="en-GB"/>
          </w:rPr>
          <w:t>https://research.aalto.fi/en/publications/plenary-debates-of-the-parliament-of-finland-as-linked-open-data-</w:t>
        </w:r>
      </w:hyperlink>
      <w:ins w:author="Otto Tarkka" w:date="2025-08-11T12:21:24.772Z" w:id="147433397">
        <w:r w:rsidRPr="5E7FEE51" w:rsidR="6EB18E80">
          <w:rPr>
            <w:lang w:val="en-GB"/>
          </w:rPr>
          <w:t>.</w:t>
        </w:r>
      </w:ins>
    </w:p>
    <w:p w:rsidRPr="00B606DD" w:rsidR="008301E1" w:rsidP="00167128" w:rsidRDefault="002345D9" w14:paraId="50EBECE0" w14:textId="77777777">
      <w:pPr>
        <w:pStyle w:val="BodyText"/>
        <w:ind w:left="720" w:hanging="720"/>
      </w:pPr>
      <w:r w:rsidRPr="00B606DD">
        <w:t>Statistics Finland (2022) Parliamentary elections 1983-2019, support for parties.</w:t>
      </w:r>
      <w:r w:rsidRPr="00B606DD">
        <w:br/>
      </w:r>
      <w:r w:rsidRPr="00B606DD" w:rsidR="008301E1">
        <w:t>Available at:</w:t>
      </w:r>
      <w:r w:rsidRPr="00B606DD">
        <w:t xml:space="preserve"> </w:t>
      </w:r>
      <w:hyperlink w:history="1" r:id="rId42">
        <w:r w:rsidRPr="00B606DD" w:rsidR="008301E1">
          <w:rPr>
            <w:rStyle w:val="Hyperlink"/>
          </w:rPr>
          <w:t>https://pxdata.stat.fi/PxWeb/pxweb/fi/</w:t>
        </w:r>
      </w:hyperlink>
      <w:r w:rsidRPr="00B606DD" w:rsidR="008301E1">
        <w:t xml:space="preserve"> (Accessed 11 November 2022).</w:t>
      </w:r>
    </w:p>
    <w:p w:rsidRPr="00B606DD" w:rsidR="003F1FB2" w:rsidP="003F1FB2" w:rsidRDefault="002345D9" w14:paraId="66D1D9E3" w14:textId="632E6820">
      <w:pPr>
        <w:pStyle w:val="BodyText"/>
        <w:ind w:left="720" w:hanging="720"/>
      </w:pPr>
      <w:r w:rsidR="002345D9">
        <w:rPr/>
        <w:t>Subies</w:t>
      </w:r>
      <w:r w:rsidR="002345D9">
        <w:rPr/>
        <w:t>, G.G., S</w:t>
      </w:r>
      <w:r w:rsidR="008301E1">
        <w:rPr/>
        <w:t>á</w:t>
      </w:r>
      <w:r w:rsidR="002345D9">
        <w:rPr/>
        <w:t xml:space="preserve">nchez, D.B., </w:t>
      </w:r>
      <w:r w:rsidR="008301E1">
        <w:rPr/>
        <w:t xml:space="preserve">and </w:t>
      </w:r>
      <w:r w:rsidR="002345D9">
        <w:rPr/>
        <w:t>Vaca, A. (2021) BERT and SHAP for humour analysis based on human annotation</w:t>
      </w:r>
      <w:r w:rsidR="008301E1">
        <w:rPr/>
        <w:t xml:space="preserve"> in</w:t>
      </w:r>
      <w:r w:rsidR="002345D9">
        <w:rPr/>
        <w:t xml:space="preserve"> </w:t>
      </w:r>
      <w:r w:rsidRPr="3DFCC5E2" w:rsidR="002345D9">
        <w:rPr>
          <w:i w:val="1"/>
          <w:iCs w:val="1"/>
        </w:rPr>
        <w:t>Iberian Languages</w:t>
      </w:r>
      <w:r w:rsidRPr="3DFCC5E2" w:rsidR="008301E1">
        <w:rPr>
          <w:i w:val="1"/>
          <w:iCs w:val="1"/>
        </w:rPr>
        <w:t xml:space="preserve"> </w:t>
      </w:r>
      <w:r w:rsidRPr="3DFCC5E2" w:rsidR="002345D9">
        <w:rPr>
          <w:i w:val="1"/>
          <w:iCs w:val="1"/>
        </w:rPr>
        <w:t>Evaluation Forum (</w:t>
      </w:r>
      <w:r w:rsidRPr="3DFCC5E2" w:rsidR="002345D9">
        <w:rPr>
          <w:i w:val="1"/>
          <w:iCs w:val="1"/>
        </w:rPr>
        <w:t>IberLEF</w:t>
      </w:r>
      <w:r w:rsidRPr="3DFCC5E2" w:rsidR="002345D9">
        <w:rPr>
          <w:i w:val="1"/>
          <w:iCs w:val="1"/>
        </w:rPr>
        <w:t xml:space="preserve"> 2021)</w:t>
      </w:r>
      <w:del w:author="Otto Tarkka" w:date="2025-08-11T12:24:46.379Z" w:id="2089492746">
        <w:r w:rsidRPr="3DFCC5E2" w:rsidDel="002345D9">
          <w:rPr>
            <w:i w:val="1"/>
            <w:iCs w:val="1"/>
          </w:rPr>
          <w:delText>)</w:delText>
        </w:r>
      </w:del>
      <w:r w:rsidRPr="3DFCC5E2" w:rsidR="008301E1">
        <w:rPr>
          <w:i w:val="1"/>
          <w:iCs w:val="1"/>
        </w:rPr>
        <w:t>.</w:t>
      </w:r>
      <w:r w:rsidR="00C809D5">
        <w:rPr/>
        <w:t xml:space="preserve"> </w:t>
      </w:r>
      <w:r w:rsidR="411A9F2E">
        <w:rPr/>
        <w:t xml:space="preserve">Malaga: CEUR-WS, pp. </w:t>
      </w:r>
      <w:r w:rsidRPr="3DFCC5E2" w:rsidR="2ACD6BEB">
        <w:rPr>
          <w:noProof w:val="0"/>
          <w:lang w:val="en-GB"/>
        </w:rPr>
        <w:t xml:space="preserve">821–828. </w:t>
      </w:r>
      <w:r w:rsidR="00C809D5">
        <w:rPr/>
        <w:t xml:space="preserve">Available at: </w:t>
      </w:r>
      <w:hyperlink r:id="R9838ba320e02411b">
        <w:r w:rsidRPr="3DFCC5E2" w:rsidR="003F1FB2">
          <w:rPr>
            <w:rStyle w:val="Hyperlink"/>
          </w:rPr>
          <w:t>https://ceur-ws.org/Vol-2943/haha_paper2.pdf</w:t>
        </w:r>
      </w:hyperlink>
      <w:r w:rsidR="003F1FB2">
        <w:rPr/>
        <w:t>.</w:t>
      </w:r>
    </w:p>
    <w:p w:rsidRPr="00B606DD" w:rsidR="0083736D" w:rsidP="0083736D" w:rsidRDefault="002345D9" w14:paraId="282FA732" w14:textId="7DAE7A98">
      <w:pPr>
        <w:pStyle w:val="BodyText"/>
        <w:ind w:left="720" w:hanging="720"/>
      </w:pPr>
      <w:r w:rsidR="002345D9">
        <w:rPr/>
        <w:t xml:space="preserve">Søyland, M.G. </w:t>
      </w:r>
      <w:r w:rsidR="008301E1">
        <w:rPr/>
        <w:t>and</w:t>
      </w:r>
      <w:r w:rsidR="002345D9">
        <w:rPr/>
        <w:t xml:space="preserve"> Lapponi, E. (2017) Party polarization and parliamentary speech</w:t>
      </w:r>
      <w:r w:rsidR="008301E1">
        <w:rPr/>
        <w:t xml:space="preserve"> in </w:t>
      </w:r>
      <w:r w:rsidRPr="3DFCC5E2" w:rsidR="002345D9">
        <w:rPr>
          <w:i w:val="1"/>
          <w:iCs w:val="1"/>
        </w:rPr>
        <w:t>ECPR 2017 General Conferen</w:t>
      </w:r>
      <w:r w:rsidRPr="3DFCC5E2" w:rsidR="008301E1">
        <w:rPr>
          <w:i w:val="1"/>
          <w:iCs w:val="1"/>
        </w:rPr>
        <w:t>ce</w:t>
      </w:r>
      <w:r w:rsidR="008301E1">
        <w:rPr/>
        <w:t>.</w:t>
      </w:r>
      <w:r w:rsidR="0083736D">
        <w:rPr/>
        <w:t xml:space="preserve"> </w:t>
      </w:r>
      <w:r w:rsidR="76161241">
        <w:rPr/>
        <w:t xml:space="preserve">Oslo: ECPR, pp. </w:t>
      </w:r>
      <w:r w:rsidRPr="3DFCC5E2" w:rsidR="31F91860">
        <w:rPr>
          <w:noProof w:val="0"/>
          <w:lang w:val="en-GB"/>
        </w:rPr>
        <w:t xml:space="preserve">1–28. </w:t>
      </w:r>
      <w:r w:rsidR="0083736D">
        <w:rPr/>
        <w:t xml:space="preserve">Available at: </w:t>
      </w:r>
      <w:hyperlink r:id="R56a4effda2a647ad">
        <w:r w:rsidRPr="3DFCC5E2" w:rsidR="0083736D">
          <w:rPr>
            <w:rStyle w:val="Hyperlink"/>
          </w:rPr>
          <w:t>https://www.researchgate.net/profile/Martin-Soyland/publication/319529973_Party_Polarization_and_Parliamentary_Speech/links/59b17168aca2728472d12f82/Party-Polarization-and-Parliamentary-Speech.pdf</w:t>
        </w:r>
      </w:hyperlink>
      <w:r w:rsidR="0083736D">
        <w:rPr/>
        <w:t>.</w:t>
      </w:r>
    </w:p>
    <w:p w:rsidRPr="00B606DD" w:rsidR="008301E1" w:rsidP="0010684C" w:rsidRDefault="002345D9" w14:paraId="305A75AF" w14:textId="47FBBCF5">
      <w:pPr>
        <w:pStyle w:val="BodyText"/>
        <w:ind w:left="720" w:hanging="720"/>
      </w:pPr>
      <w:r w:rsidRPr="5E7FEE51" w:rsidR="002345D9">
        <w:rPr>
          <w:lang w:val="en-GB"/>
        </w:rPr>
        <w:t xml:space="preserve">Tilley, J., </w:t>
      </w:r>
      <w:r w:rsidRPr="5E7FEE51" w:rsidR="008301E1">
        <w:rPr>
          <w:lang w:val="en-GB"/>
        </w:rPr>
        <w:t>and</w:t>
      </w:r>
      <w:r w:rsidRPr="5E7FEE51" w:rsidR="002345D9">
        <w:rPr>
          <w:lang w:val="en-GB"/>
        </w:rPr>
        <w:t xml:space="preserve"> </w:t>
      </w:r>
      <w:r w:rsidRPr="5E7FEE51" w:rsidR="002345D9">
        <w:rPr>
          <w:lang w:val="en-GB"/>
        </w:rPr>
        <w:t>Wlezien</w:t>
      </w:r>
      <w:r w:rsidRPr="5E7FEE51" w:rsidR="002345D9">
        <w:rPr>
          <w:lang w:val="en-GB"/>
        </w:rPr>
        <w:t xml:space="preserve">, C. (2008) Does political information matter? </w:t>
      </w:r>
      <w:r w:rsidRPr="5E7FEE51" w:rsidR="008301E1">
        <w:rPr>
          <w:lang w:val="en-GB"/>
        </w:rPr>
        <w:t>A</w:t>
      </w:r>
      <w:r w:rsidRPr="5E7FEE51" w:rsidR="002345D9">
        <w:rPr>
          <w:lang w:val="en-GB"/>
        </w:rPr>
        <w:t>n experimental</w:t>
      </w:r>
      <w:r w:rsidRPr="5E7FEE51" w:rsidR="008301E1">
        <w:rPr>
          <w:lang w:val="en-GB"/>
        </w:rPr>
        <w:t xml:space="preserve"> </w:t>
      </w:r>
      <w:r w:rsidRPr="5E7FEE51" w:rsidR="002345D9">
        <w:rPr>
          <w:lang w:val="en-GB"/>
        </w:rPr>
        <w:t xml:space="preserve">test relating to party positions on </w:t>
      </w:r>
      <w:r w:rsidRPr="5E7FEE51" w:rsidR="008301E1">
        <w:rPr>
          <w:lang w:val="en-GB"/>
        </w:rPr>
        <w:t>E</w:t>
      </w:r>
      <w:r w:rsidRPr="5E7FEE51" w:rsidR="002345D9">
        <w:rPr>
          <w:lang w:val="en-GB"/>
        </w:rPr>
        <w:t>urope</w:t>
      </w:r>
      <w:r w:rsidRPr="5E7FEE51" w:rsidR="008301E1">
        <w:rPr>
          <w:lang w:val="en-GB"/>
        </w:rPr>
        <w:t>,</w:t>
      </w:r>
      <w:r w:rsidRPr="5E7FEE51" w:rsidR="002345D9">
        <w:rPr>
          <w:lang w:val="en-GB"/>
        </w:rPr>
        <w:t xml:space="preserve"> </w:t>
      </w:r>
      <w:r w:rsidRPr="5E7FEE51" w:rsidR="002345D9">
        <w:rPr>
          <w:i w:val="1"/>
          <w:iCs w:val="1"/>
          <w:lang w:val="en-GB"/>
        </w:rPr>
        <w:t>Political Studies</w:t>
      </w:r>
      <w:r w:rsidRPr="5E7FEE51" w:rsidR="002345D9">
        <w:rPr>
          <w:lang w:val="en-GB"/>
        </w:rPr>
        <w:t>, 56</w:t>
      </w:r>
      <w:r w:rsidRPr="5E7FEE51" w:rsidR="008301E1">
        <w:rPr>
          <w:lang w:val="en-GB"/>
        </w:rPr>
        <w:t>(</w:t>
      </w:r>
      <w:r w:rsidRPr="5E7FEE51" w:rsidR="002345D9">
        <w:rPr>
          <w:lang w:val="en-GB"/>
        </w:rPr>
        <w:t xml:space="preserve">1), </w:t>
      </w:r>
      <w:r w:rsidRPr="5E7FEE51" w:rsidR="008301E1">
        <w:rPr>
          <w:lang w:val="en-GB"/>
        </w:rPr>
        <w:t xml:space="preserve">pp. </w:t>
      </w:r>
      <w:r w:rsidRPr="5E7FEE51" w:rsidR="002345D9">
        <w:rPr>
          <w:lang w:val="en-GB"/>
        </w:rPr>
        <w:t>192</w:t>
      </w:r>
      <w:r w:rsidRPr="5E7FEE51" w:rsidR="008301E1">
        <w:rPr>
          <w:lang w:val="en-GB"/>
        </w:rPr>
        <w:t>–</w:t>
      </w:r>
      <w:r w:rsidRPr="5E7FEE51" w:rsidR="002345D9">
        <w:rPr>
          <w:lang w:val="en-GB"/>
        </w:rPr>
        <w:t>214</w:t>
      </w:r>
      <w:r w:rsidRPr="5E7FEE51" w:rsidR="008301E1">
        <w:rPr>
          <w:lang w:val="en-GB"/>
        </w:rPr>
        <w:t xml:space="preserve">. Available at: </w:t>
      </w:r>
      <w:hyperlink r:id="Rf59fc187f4c145e9">
        <w:r w:rsidRPr="5E7FEE51" w:rsidR="008301E1">
          <w:rPr>
            <w:rStyle w:val="Hyperlink"/>
            <w:lang w:val="en-GB"/>
          </w:rPr>
          <w:t>https://doi.org/10.1111/j.1467-9248.2007.00698.x</w:t>
        </w:r>
      </w:hyperlink>
      <w:r w:rsidRPr="5E7FEE51" w:rsidR="008301E1">
        <w:rPr>
          <w:lang w:val="en-GB"/>
        </w:rPr>
        <w:t>.</w:t>
      </w:r>
    </w:p>
    <w:p w:rsidRPr="00B606DD" w:rsidR="00AD5227" w:rsidP="00167128" w:rsidRDefault="002345D9" w14:paraId="1F2E255D" w14:textId="2B1C3ADF">
      <w:pPr>
        <w:pStyle w:val="BodyText"/>
        <w:ind w:left="720" w:hanging="720"/>
      </w:pPr>
      <w:r w:rsidRPr="00B606DD">
        <w:t xml:space="preserve">Valentino, N.A., Hutchings, V.L., </w:t>
      </w:r>
      <w:r w:rsidRPr="00B606DD" w:rsidR="008301E1">
        <w:t xml:space="preserve">and </w:t>
      </w:r>
      <w:r w:rsidRPr="00B606DD">
        <w:t>White, I.K. (2002) Cues that matter: How political</w:t>
      </w:r>
      <w:r w:rsidRPr="00B606DD">
        <w:br/>
      </w:r>
      <w:r w:rsidRPr="00B606DD">
        <w:t>ads prime racial attitudes during campaigns</w:t>
      </w:r>
      <w:r w:rsidRPr="00B606DD" w:rsidR="008301E1">
        <w:t>,</w:t>
      </w:r>
      <w:r w:rsidRPr="00B606DD">
        <w:t xml:space="preserve"> </w:t>
      </w:r>
      <w:r w:rsidRPr="00B606DD">
        <w:rPr>
          <w:i/>
          <w:iCs/>
        </w:rPr>
        <w:t>The American political science</w:t>
      </w:r>
      <w:r w:rsidRPr="00B606DD" w:rsidR="008301E1">
        <w:rPr>
          <w:i/>
          <w:iCs/>
        </w:rPr>
        <w:t xml:space="preserve"> </w:t>
      </w:r>
      <w:r w:rsidRPr="00B606DD">
        <w:rPr>
          <w:i/>
          <w:iCs/>
        </w:rPr>
        <w:t>review</w:t>
      </w:r>
      <w:r w:rsidRPr="00B606DD">
        <w:t xml:space="preserve">, 96(1), </w:t>
      </w:r>
      <w:r w:rsidRPr="00B606DD" w:rsidR="008301E1">
        <w:t xml:space="preserve">pp. </w:t>
      </w:r>
      <w:r w:rsidRPr="00B606DD">
        <w:t>75</w:t>
      </w:r>
      <w:r w:rsidRPr="00B606DD" w:rsidR="008301E1">
        <w:t>–</w:t>
      </w:r>
      <w:r w:rsidRPr="00B606DD">
        <w:t>90</w:t>
      </w:r>
      <w:r w:rsidRPr="00B606DD" w:rsidR="008301E1">
        <w:t>. Available at:</w:t>
      </w:r>
      <w:r w:rsidRPr="00B606DD">
        <w:t xml:space="preserve"> </w:t>
      </w:r>
      <w:hyperlink w:history="1" r:id="rId46">
        <w:r w:rsidRPr="00B606DD" w:rsidR="00AD5227">
          <w:rPr>
            <w:rStyle w:val="Hyperlink"/>
          </w:rPr>
          <w:t>https://doi.org/10.1017/S0003055402004240</w:t>
        </w:r>
      </w:hyperlink>
      <w:r w:rsidRPr="00B606DD" w:rsidR="00AD5227">
        <w:t>.</w:t>
      </w:r>
    </w:p>
    <w:p w:rsidRPr="00B606DD" w:rsidR="008301E1" w:rsidP="00167128" w:rsidRDefault="002345D9" w14:paraId="5344F9E0" w14:textId="55BDC914">
      <w:pPr>
        <w:pStyle w:val="BodyText"/>
        <w:ind w:left="720" w:hanging="720"/>
      </w:pPr>
      <w:r w:rsidRPr="5E7FEE51" w:rsidR="002345D9">
        <w:rPr>
          <w:lang w:val="en-GB"/>
        </w:rPr>
        <w:t xml:space="preserve">Virtanen, A. </w:t>
      </w:r>
      <w:r w:rsidRPr="5E7FEE51" w:rsidR="008301E1">
        <w:rPr>
          <w:lang w:val="en-GB"/>
        </w:rPr>
        <w:t>et al.</w:t>
      </w:r>
      <w:r w:rsidRPr="5E7FEE51" w:rsidR="002345D9">
        <w:rPr>
          <w:lang w:val="en-GB"/>
        </w:rPr>
        <w:t xml:space="preserve"> (2019) Multilingual is not enough: BERT for Finnish</w:t>
      </w:r>
      <w:r w:rsidRPr="5E7FEE51" w:rsidR="008301E1">
        <w:rPr>
          <w:lang w:val="en-GB"/>
        </w:rPr>
        <w:t>,</w:t>
      </w:r>
      <w:r w:rsidRPr="5E7FEE51" w:rsidR="002345D9">
        <w:rPr>
          <w:lang w:val="en-GB"/>
        </w:rPr>
        <w:t xml:space="preserve"> </w:t>
      </w:r>
      <w:r w:rsidRPr="5E7FEE51" w:rsidR="002345D9">
        <w:rPr>
          <w:i w:val="1"/>
          <w:iCs w:val="1"/>
          <w:lang w:val="en-GB"/>
        </w:rPr>
        <w:t>arXiv</w:t>
      </w:r>
      <w:r w:rsidRPr="5E7FEE51" w:rsidR="002345D9">
        <w:rPr>
          <w:lang w:val="en-GB"/>
        </w:rPr>
        <w:t>. (</w:t>
      </w:r>
      <w:r w:rsidRPr="5E7FEE51" w:rsidR="002345D9">
        <w:rPr>
          <w:lang w:val="en-GB"/>
        </w:rPr>
        <w:t>ArXiv</w:t>
      </w:r>
      <w:r>
        <w:br/>
      </w:r>
      <w:r w:rsidRPr="5E7FEE51" w:rsidR="002345D9">
        <w:rPr>
          <w:lang w:val="en-GB"/>
        </w:rPr>
        <w:t>preprint)</w:t>
      </w:r>
      <w:r w:rsidRPr="5E7FEE51" w:rsidR="008301E1">
        <w:rPr>
          <w:lang w:val="en-GB"/>
        </w:rPr>
        <w:t xml:space="preserve">. Available at: </w:t>
      </w:r>
      <w:hyperlink r:id="R4253b196f15c4f2d">
        <w:r w:rsidRPr="5E7FEE51" w:rsidR="008301E1">
          <w:rPr>
            <w:rStyle w:val="Hyperlink"/>
            <w:lang w:val="en-GB"/>
          </w:rPr>
          <w:t>https://arxiv.org/abs/1912.07076</w:t>
        </w:r>
      </w:hyperlink>
      <w:r w:rsidRPr="5E7FEE51" w:rsidR="008301E1">
        <w:rPr>
          <w:lang w:val="en-GB"/>
        </w:rPr>
        <w:t>.</w:t>
      </w:r>
    </w:p>
    <w:p w:rsidRPr="00B606DD" w:rsidR="008301E1" w:rsidP="00167128" w:rsidRDefault="002345D9" w14:paraId="4A6437A9" w14:textId="77777777">
      <w:pPr>
        <w:pStyle w:val="BodyText"/>
        <w:ind w:left="720" w:hanging="720"/>
      </w:pPr>
      <w:r w:rsidRPr="5E7FEE51" w:rsidR="002345D9">
        <w:rPr>
          <w:lang w:val="en-GB"/>
        </w:rPr>
        <w:t xml:space="preserve">Voutilainen, E. (2016). </w:t>
      </w:r>
      <w:r w:rsidRPr="5E7FEE51" w:rsidR="002345D9">
        <w:rPr>
          <w:lang w:val="en-GB"/>
        </w:rPr>
        <w:t>Tekstilajitietoista</w:t>
      </w:r>
      <w:r w:rsidRPr="5E7FEE51" w:rsidR="002345D9">
        <w:rPr>
          <w:lang w:val="en-GB"/>
        </w:rPr>
        <w:t xml:space="preserve"> </w:t>
      </w:r>
      <w:r w:rsidRPr="5E7FEE51" w:rsidR="002345D9">
        <w:rPr>
          <w:lang w:val="en-GB"/>
        </w:rPr>
        <w:t>kielenhuoltoa</w:t>
      </w:r>
      <w:r w:rsidRPr="5E7FEE51" w:rsidR="002345D9">
        <w:rPr>
          <w:lang w:val="en-GB"/>
        </w:rPr>
        <w:t xml:space="preserve">: </w:t>
      </w:r>
      <w:r w:rsidRPr="5E7FEE51" w:rsidR="002345D9">
        <w:rPr>
          <w:lang w:val="en-GB"/>
        </w:rPr>
        <w:t>puheen</w:t>
      </w:r>
      <w:r w:rsidRPr="5E7FEE51" w:rsidR="002345D9">
        <w:rPr>
          <w:lang w:val="en-GB"/>
        </w:rPr>
        <w:t xml:space="preserve"> </w:t>
      </w:r>
      <w:r w:rsidRPr="5E7FEE51" w:rsidR="002345D9">
        <w:rPr>
          <w:lang w:val="en-GB"/>
        </w:rPr>
        <w:t>esitt</w:t>
      </w:r>
      <w:r w:rsidRPr="5E7FEE51" w:rsidR="008301E1">
        <w:rPr>
          <w:lang w:val="en-GB"/>
        </w:rPr>
        <w:t>ä</w:t>
      </w:r>
      <w:r w:rsidRPr="5E7FEE51" w:rsidR="002345D9">
        <w:rPr>
          <w:lang w:val="en-GB"/>
        </w:rPr>
        <w:t>minen</w:t>
      </w:r>
      <w:r w:rsidRPr="5E7FEE51" w:rsidR="008301E1">
        <w:rPr>
          <w:lang w:val="en-GB"/>
        </w:rPr>
        <w:t xml:space="preserve"> </w:t>
      </w:r>
      <w:r w:rsidRPr="5E7FEE51" w:rsidR="002345D9">
        <w:rPr>
          <w:lang w:val="en-GB"/>
        </w:rPr>
        <w:t>kirjoitettuna</w:t>
      </w:r>
      <w:r w:rsidRPr="5E7FEE51" w:rsidR="002345D9">
        <w:rPr>
          <w:lang w:val="en-GB"/>
        </w:rPr>
        <w:t xml:space="preserve"> </w:t>
      </w:r>
      <w:r w:rsidRPr="5E7FEE51" w:rsidR="002345D9">
        <w:rPr>
          <w:lang w:val="en-GB"/>
        </w:rPr>
        <w:t>eduskunnan</w:t>
      </w:r>
      <w:r w:rsidRPr="5E7FEE51" w:rsidR="002345D9">
        <w:rPr>
          <w:lang w:val="en-GB"/>
        </w:rPr>
        <w:t xml:space="preserve"> </w:t>
      </w:r>
      <w:r w:rsidRPr="5E7FEE51" w:rsidR="002345D9">
        <w:rPr>
          <w:lang w:val="en-GB"/>
        </w:rPr>
        <w:t>t</w:t>
      </w:r>
      <w:r w:rsidRPr="5E7FEE51" w:rsidR="008301E1">
        <w:rPr>
          <w:lang w:val="en-GB"/>
        </w:rPr>
        <w:t>ä</w:t>
      </w:r>
      <w:r w:rsidRPr="5E7FEE51" w:rsidR="002345D9">
        <w:rPr>
          <w:lang w:val="en-GB"/>
        </w:rPr>
        <w:t>ysistuntop</w:t>
      </w:r>
      <w:r w:rsidRPr="5E7FEE51" w:rsidR="008301E1">
        <w:rPr>
          <w:lang w:val="en-GB"/>
        </w:rPr>
        <w:t>ö</w:t>
      </w:r>
      <w:r w:rsidRPr="5E7FEE51" w:rsidR="002345D9">
        <w:rPr>
          <w:lang w:val="en-GB"/>
        </w:rPr>
        <w:t>yt</w:t>
      </w:r>
      <w:r w:rsidRPr="5E7FEE51" w:rsidR="008301E1">
        <w:rPr>
          <w:lang w:val="en-GB"/>
        </w:rPr>
        <w:t>ä</w:t>
      </w:r>
      <w:r w:rsidRPr="5E7FEE51" w:rsidR="002345D9">
        <w:rPr>
          <w:lang w:val="en-GB"/>
        </w:rPr>
        <w:t>kirjoissa</w:t>
      </w:r>
      <w:r w:rsidRPr="5E7FEE51" w:rsidR="008301E1">
        <w:rPr>
          <w:lang w:val="en-GB"/>
        </w:rPr>
        <w:t xml:space="preserve"> in</w:t>
      </w:r>
      <w:r w:rsidRPr="5E7FEE51" w:rsidR="002345D9">
        <w:rPr>
          <w:lang w:val="en-GB"/>
        </w:rPr>
        <w:t xml:space="preserve"> </w:t>
      </w:r>
      <w:r w:rsidRPr="5E7FEE51" w:rsidR="002345D9">
        <w:rPr>
          <w:lang w:val="en-GB"/>
        </w:rPr>
        <w:t>Tiittula</w:t>
      </w:r>
      <w:r w:rsidRPr="5E7FEE51" w:rsidR="008301E1">
        <w:rPr>
          <w:lang w:val="en-GB"/>
        </w:rPr>
        <w:t>, L.</w:t>
      </w:r>
      <w:r w:rsidRPr="5E7FEE51" w:rsidR="002345D9">
        <w:rPr>
          <w:lang w:val="en-GB"/>
        </w:rPr>
        <w:t xml:space="preserve"> </w:t>
      </w:r>
      <w:r w:rsidRPr="5E7FEE51" w:rsidR="008301E1">
        <w:rPr>
          <w:lang w:val="en-GB"/>
        </w:rPr>
        <w:t>and</w:t>
      </w:r>
      <w:r w:rsidRPr="5E7FEE51" w:rsidR="002345D9">
        <w:rPr>
          <w:lang w:val="en-GB"/>
        </w:rPr>
        <w:t xml:space="preserve"> </w:t>
      </w:r>
      <w:r w:rsidRPr="5E7FEE51" w:rsidR="002345D9">
        <w:rPr>
          <w:lang w:val="en-GB"/>
        </w:rPr>
        <w:t>Nuolij</w:t>
      </w:r>
      <w:r w:rsidRPr="5E7FEE51" w:rsidR="008301E1">
        <w:rPr>
          <w:lang w:val="en-GB"/>
        </w:rPr>
        <w:t>ä</w:t>
      </w:r>
      <w:r w:rsidRPr="5E7FEE51" w:rsidR="002345D9">
        <w:rPr>
          <w:lang w:val="en-GB"/>
        </w:rPr>
        <w:t>rvi</w:t>
      </w:r>
      <w:r w:rsidRPr="5E7FEE51" w:rsidR="008301E1">
        <w:rPr>
          <w:lang w:val="en-GB"/>
        </w:rPr>
        <w:t xml:space="preserve">, P. </w:t>
      </w:r>
      <w:r w:rsidRPr="5E7FEE51" w:rsidR="002345D9">
        <w:rPr>
          <w:lang w:val="en-GB"/>
        </w:rPr>
        <w:t>(</w:t>
      </w:r>
      <w:r w:rsidRPr="5E7FEE51" w:rsidR="008301E1">
        <w:rPr>
          <w:lang w:val="en-GB"/>
        </w:rPr>
        <w:t>e</w:t>
      </w:r>
      <w:r w:rsidRPr="5E7FEE51" w:rsidR="002345D9">
        <w:rPr>
          <w:lang w:val="en-GB"/>
        </w:rPr>
        <w:t xml:space="preserve">ds.) </w:t>
      </w:r>
      <w:r w:rsidRPr="5E7FEE51" w:rsidR="002345D9">
        <w:rPr>
          <w:i w:val="1"/>
          <w:iCs w:val="1"/>
          <w:lang w:val="en-GB"/>
        </w:rPr>
        <w:t>Puheesta</w:t>
      </w:r>
      <w:r w:rsidRPr="5E7FEE51" w:rsidR="002345D9">
        <w:rPr>
          <w:i w:val="1"/>
          <w:iCs w:val="1"/>
          <w:lang w:val="en-GB"/>
        </w:rPr>
        <w:t xml:space="preserve"> </w:t>
      </w:r>
      <w:r w:rsidRPr="5E7FEE51" w:rsidR="002345D9">
        <w:rPr>
          <w:i w:val="1"/>
          <w:iCs w:val="1"/>
          <w:lang w:val="en-GB"/>
        </w:rPr>
        <w:t>tekstiksi</w:t>
      </w:r>
      <w:r w:rsidRPr="5E7FEE51" w:rsidR="002345D9">
        <w:rPr>
          <w:i w:val="1"/>
          <w:iCs w:val="1"/>
          <w:lang w:val="en-GB"/>
        </w:rPr>
        <w:t xml:space="preserve"> - </w:t>
      </w:r>
      <w:r w:rsidRPr="5E7FEE51" w:rsidR="002345D9">
        <w:rPr>
          <w:i w:val="1"/>
          <w:iCs w:val="1"/>
          <w:lang w:val="en-GB"/>
        </w:rPr>
        <w:t>puheen</w:t>
      </w:r>
      <w:r w:rsidRPr="5E7FEE51" w:rsidR="002345D9">
        <w:rPr>
          <w:i w:val="1"/>
          <w:iCs w:val="1"/>
          <w:lang w:val="en-GB"/>
        </w:rPr>
        <w:t xml:space="preserve"> </w:t>
      </w:r>
      <w:r w:rsidRPr="5E7FEE51" w:rsidR="002345D9">
        <w:rPr>
          <w:i w:val="1"/>
          <w:iCs w:val="1"/>
          <w:lang w:val="en-GB"/>
        </w:rPr>
        <w:t>kirjallisen</w:t>
      </w:r>
      <w:r w:rsidRPr="5E7FEE51" w:rsidR="002345D9">
        <w:rPr>
          <w:i w:val="1"/>
          <w:iCs w:val="1"/>
          <w:lang w:val="en-GB"/>
        </w:rPr>
        <w:t xml:space="preserve"> </w:t>
      </w:r>
      <w:r w:rsidRPr="5E7FEE51" w:rsidR="002345D9">
        <w:rPr>
          <w:i w:val="1"/>
          <w:iCs w:val="1"/>
          <w:lang w:val="en-GB"/>
        </w:rPr>
        <w:t>esitt</w:t>
      </w:r>
      <w:r w:rsidRPr="5E7FEE51" w:rsidR="008301E1">
        <w:rPr>
          <w:i w:val="1"/>
          <w:iCs w:val="1"/>
          <w:lang w:val="en-GB"/>
        </w:rPr>
        <w:t>ä</w:t>
      </w:r>
      <w:r w:rsidRPr="5E7FEE51" w:rsidR="002345D9">
        <w:rPr>
          <w:i w:val="1"/>
          <w:iCs w:val="1"/>
          <w:lang w:val="en-GB"/>
        </w:rPr>
        <w:t>misen</w:t>
      </w:r>
      <w:r w:rsidRPr="5E7FEE51" w:rsidR="002345D9">
        <w:rPr>
          <w:i w:val="1"/>
          <w:iCs w:val="1"/>
          <w:lang w:val="en-GB"/>
        </w:rPr>
        <w:t xml:space="preserve"> </w:t>
      </w:r>
      <w:r w:rsidRPr="5E7FEE51" w:rsidR="002345D9">
        <w:rPr>
          <w:i w:val="1"/>
          <w:iCs w:val="1"/>
          <w:lang w:val="en-GB"/>
        </w:rPr>
        <w:t>alueita</w:t>
      </w:r>
      <w:r w:rsidRPr="5E7FEE51" w:rsidR="002345D9">
        <w:rPr>
          <w:i w:val="1"/>
          <w:iCs w:val="1"/>
          <w:lang w:val="en-GB"/>
        </w:rPr>
        <w:t xml:space="preserve">, </w:t>
      </w:r>
      <w:r w:rsidRPr="5E7FEE51" w:rsidR="002345D9">
        <w:rPr>
          <w:i w:val="1"/>
          <w:iCs w:val="1"/>
          <w:lang w:val="en-GB"/>
        </w:rPr>
        <w:t>keinoja</w:t>
      </w:r>
      <w:r w:rsidRPr="5E7FEE51" w:rsidR="002345D9">
        <w:rPr>
          <w:i w:val="1"/>
          <w:iCs w:val="1"/>
          <w:lang w:val="en-GB"/>
        </w:rPr>
        <w:t xml:space="preserve"> </w:t>
      </w:r>
      <w:r w:rsidRPr="5E7FEE51" w:rsidR="002345D9">
        <w:rPr>
          <w:i w:val="1"/>
          <w:iCs w:val="1"/>
          <w:lang w:val="en-GB"/>
        </w:rPr>
        <w:t>ja</w:t>
      </w:r>
      <w:r w:rsidRPr="5E7FEE51" w:rsidR="008301E1">
        <w:rPr>
          <w:i w:val="1"/>
          <w:iCs w:val="1"/>
          <w:lang w:val="en-GB"/>
        </w:rPr>
        <w:t xml:space="preserve"> </w:t>
      </w:r>
      <w:r w:rsidRPr="5E7FEE51" w:rsidR="002345D9">
        <w:rPr>
          <w:i w:val="1"/>
          <w:iCs w:val="1"/>
          <w:lang w:val="en-GB"/>
        </w:rPr>
        <w:t>rajoja</w:t>
      </w:r>
      <w:r w:rsidRPr="5E7FEE51" w:rsidR="008301E1">
        <w:rPr>
          <w:lang w:val="en-GB"/>
        </w:rPr>
        <w:t xml:space="preserve">. </w:t>
      </w:r>
      <w:r w:rsidRPr="5E7FEE51" w:rsidR="002345D9">
        <w:rPr>
          <w:lang w:val="en-GB"/>
        </w:rPr>
        <w:t>Suomalaisen</w:t>
      </w:r>
      <w:r w:rsidRPr="5E7FEE51" w:rsidR="002345D9">
        <w:rPr>
          <w:lang w:val="en-GB"/>
        </w:rPr>
        <w:t xml:space="preserve"> </w:t>
      </w:r>
      <w:r w:rsidRPr="5E7FEE51" w:rsidR="002345D9">
        <w:rPr>
          <w:lang w:val="en-GB"/>
        </w:rPr>
        <w:t>Kirjallisuuden</w:t>
      </w:r>
      <w:r w:rsidRPr="5E7FEE51" w:rsidR="002345D9">
        <w:rPr>
          <w:lang w:val="en-GB"/>
        </w:rPr>
        <w:t xml:space="preserve"> </w:t>
      </w:r>
      <w:r w:rsidRPr="5E7FEE51" w:rsidR="002345D9">
        <w:rPr>
          <w:lang w:val="en-GB"/>
        </w:rPr>
        <w:t>Seura</w:t>
      </w:r>
      <w:r w:rsidRPr="5E7FEE51" w:rsidR="002345D9">
        <w:rPr>
          <w:lang w:val="en-GB"/>
        </w:rPr>
        <w:t>.</w:t>
      </w:r>
    </w:p>
    <w:p w:rsidRPr="00B606DD" w:rsidR="002345D9" w:rsidP="00167128" w:rsidRDefault="002345D9" w14:paraId="7188CCB5" w14:textId="280F1EEE">
      <w:pPr>
        <w:pStyle w:val="BodyText"/>
        <w:ind w:left="720" w:hanging="720"/>
      </w:pPr>
      <w:r w:rsidRPr="5E7FEE51" w:rsidR="002345D9">
        <w:rPr>
          <w:lang w:val="en-GB"/>
        </w:rPr>
        <w:t>Yl</w:t>
      </w:r>
      <w:r w:rsidRPr="5E7FEE51" w:rsidR="008301E1">
        <w:rPr>
          <w:lang w:val="en-GB"/>
        </w:rPr>
        <w:t>ä</w:t>
      </w:r>
      <w:r w:rsidRPr="5E7FEE51" w:rsidR="002345D9">
        <w:rPr>
          <w:lang w:val="en-GB"/>
        </w:rPr>
        <w:t xml:space="preserve">-Anttila, T. </w:t>
      </w:r>
      <w:r w:rsidRPr="5E7FEE51" w:rsidR="008301E1">
        <w:rPr>
          <w:lang w:val="en-GB"/>
        </w:rPr>
        <w:t>and</w:t>
      </w:r>
      <w:r w:rsidRPr="5E7FEE51" w:rsidR="002345D9">
        <w:rPr>
          <w:lang w:val="en-GB"/>
        </w:rPr>
        <w:t xml:space="preserve"> </w:t>
      </w:r>
      <w:r w:rsidRPr="5E7FEE51" w:rsidR="002345D9">
        <w:rPr>
          <w:lang w:val="en-GB"/>
        </w:rPr>
        <w:t>Yl</w:t>
      </w:r>
      <w:r w:rsidRPr="5E7FEE51" w:rsidR="008301E1">
        <w:rPr>
          <w:lang w:val="en-GB"/>
        </w:rPr>
        <w:t>ä</w:t>
      </w:r>
      <w:r w:rsidRPr="5E7FEE51" w:rsidR="002345D9">
        <w:rPr>
          <w:lang w:val="en-GB"/>
        </w:rPr>
        <w:t>-Anttila, T. (2015). Exploiting the discursive opportunity of</w:t>
      </w:r>
      <w:r w:rsidRPr="5E7FEE51" w:rsidR="008301E1">
        <w:rPr>
          <w:lang w:val="en-GB"/>
        </w:rPr>
        <w:t xml:space="preserve"> </w:t>
      </w:r>
      <w:r w:rsidRPr="5E7FEE51" w:rsidR="002345D9">
        <w:rPr>
          <w:lang w:val="en-GB"/>
        </w:rPr>
        <w:t>the Euro crisis: the rise of the Finns party</w:t>
      </w:r>
      <w:r w:rsidRPr="5E7FEE51" w:rsidR="008301E1">
        <w:rPr>
          <w:lang w:val="en-GB"/>
        </w:rPr>
        <w:t xml:space="preserve"> in </w:t>
      </w:r>
      <w:r w:rsidRPr="5E7FEE51" w:rsidR="002345D9">
        <w:rPr>
          <w:lang w:val="en-GB"/>
        </w:rPr>
        <w:t>Kriesi</w:t>
      </w:r>
      <w:r w:rsidRPr="5E7FEE51" w:rsidR="008301E1">
        <w:rPr>
          <w:lang w:val="en-GB"/>
        </w:rPr>
        <w:t>, H.</w:t>
      </w:r>
      <w:r w:rsidRPr="5E7FEE51" w:rsidR="002345D9">
        <w:rPr>
          <w:lang w:val="en-GB"/>
        </w:rPr>
        <w:t xml:space="preserve"> </w:t>
      </w:r>
      <w:r w:rsidRPr="5E7FEE51" w:rsidR="008301E1">
        <w:rPr>
          <w:lang w:val="en-GB"/>
        </w:rPr>
        <w:t>and</w:t>
      </w:r>
      <w:r w:rsidRPr="5E7FEE51" w:rsidR="002345D9">
        <w:rPr>
          <w:lang w:val="en-GB"/>
        </w:rPr>
        <w:t xml:space="preserve"> Pappas</w:t>
      </w:r>
      <w:r w:rsidRPr="5E7FEE51" w:rsidR="008301E1">
        <w:rPr>
          <w:lang w:val="en-GB"/>
        </w:rPr>
        <w:t>, T. S.</w:t>
      </w:r>
      <w:r w:rsidRPr="5E7FEE51" w:rsidR="002345D9">
        <w:rPr>
          <w:lang w:val="en-GB"/>
        </w:rPr>
        <w:t xml:space="preserve"> (</w:t>
      </w:r>
      <w:r w:rsidRPr="5E7FEE51" w:rsidR="008301E1">
        <w:rPr>
          <w:lang w:val="en-GB"/>
        </w:rPr>
        <w:t>e</w:t>
      </w:r>
      <w:r w:rsidRPr="5E7FEE51" w:rsidR="002345D9">
        <w:rPr>
          <w:lang w:val="en-GB"/>
        </w:rPr>
        <w:t>ds.)</w:t>
      </w:r>
      <w:r w:rsidRPr="5E7FEE51" w:rsidR="008301E1">
        <w:rPr>
          <w:lang w:val="en-GB"/>
        </w:rPr>
        <w:t xml:space="preserve"> </w:t>
      </w:r>
      <w:r w:rsidRPr="5E7FEE51" w:rsidR="002345D9">
        <w:rPr>
          <w:i w:val="1"/>
          <w:iCs w:val="1"/>
          <w:lang w:val="en-GB"/>
        </w:rPr>
        <w:t>European populism in the shadow of the great recession</w:t>
      </w:r>
      <w:r w:rsidRPr="5E7FEE51" w:rsidR="002345D9">
        <w:rPr>
          <w:lang w:val="en-GB"/>
        </w:rPr>
        <w:t>. ECPR Press</w:t>
      </w:r>
      <w:r w:rsidRPr="5E7FEE51" w:rsidR="008301E1">
        <w:rPr>
          <w:lang w:val="en-GB"/>
        </w:rPr>
        <w:t>.</w:t>
      </w:r>
    </w:p>
    <w:p w:rsidRPr="00B606DD" w:rsidR="007A50DC" w:rsidRDefault="00751FC0" w14:paraId="2E94FEA1" w14:textId="63D32118">
      <w:pPr>
        <w:pStyle w:val="Heading1"/>
      </w:pPr>
      <w:bookmarkStart w:name="secA3" w:id="29"/>
      <w:bookmarkEnd w:id="28"/>
      <w:r w:rsidR="65741989">
        <w:rPr/>
        <w:t xml:space="preserve">Appendix A: </w:t>
      </w:r>
      <w:r w:rsidR="00751FC0">
        <w:rPr/>
        <w:t>Example response cues and SHAP explanation</w:t>
      </w:r>
    </w:p>
    <w:p w:rsidR="007A50DC" w:rsidP="3DFCC5E2" w:rsidRDefault="00751FC0" w14:paraId="450E2D3D" w14:textId="40294797">
      <w:pPr/>
      <w:r w:rsidR="2300E240">
        <w:drawing>
          <wp:inline wp14:editId="06A98D06" wp14:anchorId="5B9EE64D">
            <wp:extent cx="3083176" cy="2562225"/>
            <wp:effectExtent l="0" t="0" r="0" b="0"/>
            <wp:docPr id="11811294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1129445" name=""/>
                    <pic:cNvPicPr/>
                  </pic:nvPicPr>
                  <pic:blipFill>
                    <a:blip xmlns:r="http://schemas.openxmlformats.org/officeDocument/2006/relationships" r:embed="rId302478532">
                      <a:extLst>
                        <a:ext uri="{28A0092B-C50C-407E-A947-70E740481C1C}">
                          <a14:useLocalDpi xmlns:a14="http://schemas.microsoft.com/office/drawing/2010/main"/>
                        </a:ext>
                      </a:extLst>
                    </a:blip>
                    <a:stretch>
                      <a:fillRect/>
                    </a:stretch>
                  </pic:blipFill>
                  <pic:spPr>
                    <a:xfrm rot="0">
                      <a:off x="0" y="0"/>
                      <a:ext cx="3083176" cy="2562225"/>
                    </a:xfrm>
                    <a:prstGeom prst="rect">
                      <a:avLst/>
                    </a:prstGeom>
                  </pic:spPr>
                </pic:pic>
              </a:graphicData>
            </a:graphic>
          </wp:inline>
        </w:drawing>
      </w:r>
      <w:r w:rsidR="2300E240">
        <w:drawing>
          <wp:inline wp14:editId="0DD5E09E" wp14:anchorId="183EE833">
            <wp:extent cx="3236431" cy="2185942"/>
            <wp:effectExtent l="0" t="0" r="0" b="0"/>
            <wp:docPr id="3779268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77926862" name=""/>
                    <pic:cNvPicPr/>
                  </pic:nvPicPr>
                  <pic:blipFill>
                    <a:blip xmlns:r="http://schemas.openxmlformats.org/officeDocument/2006/relationships" r:embed="rId389029679">
                      <a:extLst>
                        <a:ext uri="{28A0092B-C50C-407E-A947-70E740481C1C}">
                          <a14:useLocalDpi xmlns:a14="http://schemas.microsoft.com/office/drawing/2010/main"/>
                        </a:ext>
                      </a:extLst>
                    </a:blip>
                    <a:stretch>
                      <a:fillRect/>
                    </a:stretch>
                  </pic:blipFill>
                  <pic:spPr>
                    <a:xfrm rot="0">
                      <a:off x="0" y="0"/>
                      <a:ext cx="3236431" cy="2185942"/>
                    </a:xfrm>
                    <a:prstGeom prst="rect">
                      <a:avLst/>
                    </a:prstGeom>
                  </pic:spPr>
                </pic:pic>
              </a:graphicData>
            </a:graphic>
          </wp:inline>
        </w:drawing>
      </w:r>
    </w:p>
    <w:p w:rsidR="007A50DC" w:rsidP="3DFCC5E2" w:rsidRDefault="00751FC0" w14:paraId="14747B2E" w14:textId="34B99A40">
      <w:pPr>
        <w:pStyle w:val="CaptionedFigure"/>
        <w:rPr>
          <w:i w:val="1"/>
          <w:iCs w:val="1"/>
        </w:rPr>
      </w:pPr>
      <w:r w:rsidRPr="3DFCC5E2" w:rsidR="4BBF754E">
        <w:rPr>
          <w:i w:val="1"/>
          <w:iCs w:val="1"/>
        </w:rPr>
        <w:t xml:space="preserve">Fig. A1: Comparison of human chosen cue phrases and SHAP explanation. This is a speech from the Finns, which the model has predicted correctly, </w:t>
      </w:r>
      <w:r w:rsidRPr="3DFCC5E2" w:rsidR="4BBF754E">
        <w:rPr>
          <w:i w:val="1"/>
          <w:iCs w:val="1"/>
        </w:rPr>
        <w:t>whereas</w:t>
      </w:r>
      <w:r w:rsidRPr="3DFCC5E2" w:rsidR="4BBF754E">
        <w:rPr>
          <w:i w:val="1"/>
          <w:iCs w:val="1"/>
        </w:rPr>
        <w:t xml:space="preserve"> most respondents believed it was from the Social Democratic Party.</w:t>
      </w:r>
      <w:bookmarkEnd w:id="29"/>
    </w:p>
    <w:sectPr w:rsidR="007A50DC">
      <w:pgSz w:w="12240" w:h="15840" w:orient="portrait"/>
      <w:pgMar w:top="1417" w:right="1134" w:bottom="1417" w:left="1134"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Pr="00B606DD" w:rsidR="004872B1" w:rsidRDefault="004872B1" w14:paraId="22E8338A" w14:textId="77777777">
      <w:pPr>
        <w:spacing w:after="0"/>
      </w:pPr>
      <w:r w:rsidRPr="00B606DD">
        <w:separator/>
      </w:r>
    </w:p>
  </w:endnote>
  <w:endnote w:type="continuationSeparator" w:id="0">
    <w:p w:rsidRPr="00B606DD" w:rsidR="004872B1" w:rsidRDefault="004872B1" w14:paraId="5189CD56" w14:textId="77777777">
      <w:pPr>
        <w:spacing w:after="0"/>
      </w:pPr>
      <w:r w:rsidRPr="00B606D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Pr="00B606DD" w:rsidR="004872B1" w:rsidRDefault="004872B1" w14:paraId="35C676FC" w14:textId="77777777">
      <w:r w:rsidRPr="00B606DD">
        <w:separator/>
      </w:r>
    </w:p>
  </w:footnote>
  <w:footnote w:type="continuationSeparator" w:id="0">
    <w:p w:rsidRPr="00B606DD" w:rsidR="004872B1" w:rsidRDefault="004872B1" w14:paraId="43B28532" w14:textId="77777777">
      <w:r w:rsidRPr="00B606DD">
        <w:continuationSeparator/>
      </w:r>
    </w:p>
  </w:footnote>
  <w:footnote w:id="1">
    <w:p w:rsidRPr="00B606DD" w:rsidR="00CA5619" w:rsidRDefault="00CA5619" w14:paraId="61EFC5A1" w14:textId="73908982">
      <w:pPr>
        <w:pStyle w:val="FootnoteText"/>
        <w:rPr>
          <w:sz w:val="20"/>
          <w:szCs w:val="20"/>
        </w:rPr>
      </w:pPr>
      <w:r w:rsidRPr="00B606DD">
        <w:rPr>
          <w:rStyle w:val="FootnoteReference"/>
        </w:rPr>
        <w:footnoteRef/>
      </w:r>
      <w:r w:rsidRPr="00B606DD">
        <w:t xml:space="preserve"> </w:t>
      </w:r>
      <w:r w:rsidRPr="00B606DD">
        <w:rPr>
          <w:sz w:val="20"/>
          <w:szCs w:val="20"/>
        </w:rPr>
        <w:t>emphasis in original</w:t>
      </w:r>
    </w:p>
  </w:footnote>
  <w:footnote w:id="2">
    <w:p w:rsidRPr="00B606DD" w:rsidR="007A50DC" w:rsidRDefault="00751FC0" w14:paraId="5F86C9B2" w14:textId="77777777">
      <w:pPr>
        <w:pStyle w:val="FootnoteText"/>
      </w:pPr>
      <w:r w:rsidRPr="00B606DD">
        <w:rPr>
          <w:rStyle w:val="FootnoteReference"/>
        </w:rPr>
        <w:footnoteRef/>
      </w:r>
      <w:r w:rsidRPr="00B606DD">
        <w:t xml:space="preserve"> https://huggingface.co/Kansallisarkisto/finbert-ner</w:t>
      </w:r>
    </w:p>
  </w:footnote>
  <w:footnote w:id="3">
    <w:p w:rsidR="007A50DC" w:rsidRDefault="00751FC0" w14:paraId="50F4922C" w14:textId="77777777">
      <w:pPr>
        <w:pStyle w:val="FootnoteText"/>
      </w:pPr>
      <w:r w:rsidRPr="00B606DD">
        <w:rPr>
          <w:rStyle w:val="FootnoteReference"/>
        </w:rPr>
        <w:footnoteRef/>
      </w:r>
      <w:r w:rsidRPr="00B606DD">
        <w:t xml:space="preserve"> https://huggingface.co/</w:t>
      </w:r>
    </w:p>
  </w:footnote>
</w:footnotes>
</file>

<file path=word/intelligence2.xml><?xml version="1.0" encoding="utf-8"?>
<int2:intelligence xmlns:int2="http://schemas.microsoft.com/office/intelligence/2020/intelligence">
  <int2:observations>
    <int2:textHash int2:hashCode="XPdr2IM1rTDJBe" int2:id="EuBbMquh">
      <int2:state int2:type="spell" int2:value="Rejected"/>
    </int2:textHash>
    <int2:textHash int2:hashCode="HOaY8ZXOoyKb9+" int2:id="A0BX62hn">
      <int2:state int2:type="spell" int2:value="Rejected"/>
    </int2:textHash>
    <int2:bookmark int2:bookmarkName="_Int_RATbhBWv" int2:invalidationBookmarkName="" int2:hashCode="HyC4yz/7WNbBZA" int2:id="QQICvwpl">
      <int2:state int2:type="spell" int2:value="Rejected"/>
    </int2:bookmark>
    <int2:bookmark int2:bookmarkName="_Int_czPNqVLe" int2:invalidationBookmarkName="" int2:hashCode="JfQBw0nFhME/b7" int2:id="AAyZtTW4">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128ABD6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201"/>
    <w:multiLevelType w:val="multilevel"/>
    <w:tmpl w:val="8112F068"/>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2" w15:restartNumberingAfterBreak="0">
    <w:nsid w:val="00A99202"/>
    <w:multiLevelType w:val="multilevel"/>
    <w:tmpl w:val="CD1C4440"/>
    <w:lvl w:ilvl="0">
      <w:start w:val="2"/>
      <w:numFmt w:val="decimal"/>
      <w:lvlText w:val="%1."/>
      <w:lvlJc w:val="left"/>
      <w:pPr>
        <w:ind w:left="720" w:hanging="480"/>
      </w:pPr>
    </w:lvl>
    <w:lvl w:ilvl="1">
      <w:start w:val="2"/>
      <w:numFmt w:val="lowerLetter"/>
      <w:lvlText w:val="%2."/>
      <w:lvlJc w:val="left"/>
      <w:pPr>
        <w:ind w:left="1440" w:hanging="480"/>
      </w:pPr>
    </w:lvl>
    <w:lvl w:ilvl="2">
      <w:start w:val="2"/>
      <w:numFmt w:val="lowerRoman"/>
      <w:lvlText w:val="%3."/>
      <w:lvlJc w:val="left"/>
      <w:pPr>
        <w:ind w:left="2160" w:hanging="480"/>
      </w:pPr>
    </w:lvl>
    <w:lvl w:ilvl="3">
      <w:start w:val="2"/>
      <w:numFmt w:val="decimal"/>
      <w:lvlText w:val="%4."/>
      <w:lvlJc w:val="left"/>
      <w:pPr>
        <w:ind w:left="2880" w:hanging="480"/>
      </w:pPr>
    </w:lvl>
    <w:lvl w:ilvl="4">
      <w:start w:val="2"/>
      <w:numFmt w:val="lowerLetter"/>
      <w:lvlText w:val="%5."/>
      <w:lvlJc w:val="left"/>
      <w:pPr>
        <w:ind w:left="3600" w:hanging="480"/>
      </w:pPr>
    </w:lvl>
    <w:lvl w:ilvl="5">
      <w:start w:val="2"/>
      <w:numFmt w:val="lowerRoman"/>
      <w:lvlText w:val="%6."/>
      <w:lvlJc w:val="left"/>
      <w:pPr>
        <w:ind w:left="4320" w:hanging="480"/>
      </w:pPr>
    </w:lvl>
    <w:lvl w:ilvl="6">
      <w:start w:val="2"/>
      <w:numFmt w:val="decimal"/>
      <w:lvlText w:val="%7."/>
      <w:lvlJc w:val="left"/>
      <w:pPr>
        <w:ind w:left="5040" w:hanging="480"/>
      </w:pPr>
    </w:lvl>
    <w:lvl w:ilvl="7">
      <w:start w:val="2"/>
      <w:numFmt w:val="lowerLetter"/>
      <w:lvlText w:val="%8."/>
      <w:lvlJc w:val="left"/>
      <w:pPr>
        <w:ind w:left="5760" w:hanging="480"/>
      </w:pPr>
    </w:lvl>
    <w:lvl w:ilvl="8">
      <w:start w:val="2"/>
      <w:numFmt w:val="lowerRoman"/>
      <w:lvlText w:val="%9."/>
      <w:lvlJc w:val="left"/>
      <w:pPr>
        <w:ind w:left="6480" w:hanging="480"/>
      </w:pPr>
    </w:lvl>
  </w:abstractNum>
  <w:abstractNum w:abstractNumId="3" w15:restartNumberingAfterBreak="0">
    <w:nsid w:val="00A99203"/>
    <w:multiLevelType w:val="multilevel"/>
    <w:tmpl w:val="90C2CAF4"/>
    <w:lvl w:ilvl="0">
      <w:start w:val="3"/>
      <w:numFmt w:val="decimal"/>
      <w:lvlText w:val="%1."/>
      <w:lvlJc w:val="left"/>
      <w:pPr>
        <w:ind w:left="720" w:hanging="480"/>
      </w:pPr>
    </w:lvl>
    <w:lvl w:ilvl="1">
      <w:start w:val="3"/>
      <w:numFmt w:val="lowerLetter"/>
      <w:lvlText w:val="%2."/>
      <w:lvlJc w:val="left"/>
      <w:pPr>
        <w:ind w:left="1440" w:hanging="480"/>
      </w:pPr>
    </w:lvl>
    <w:lvl w:ilvl="2">
      <w:start w:val="3"/>
      <w:numFmt w:val="lowerRoman"/>
      <w:lvlText w:val="%3."/>
      <w:lvlJc w:val="left"/>
      <w:pPr>
        <w:ind w:left="2160" w:hanging="480"/>
      </w:pPr>
    </w:lvl>
    <w:lvl w:ilvl="3">
      <w:start w:val="3"/>
      <w:numFmt w:val="decimal"/>
      <w:lvlText w:val="%4."/>
      <w:lvlJc w:val="left"/>
      <w:pPr>
        <w:ind w:left="2880" w:hanging="480"/>
      </w:pPr>
    </w:lvl>
    <w:lvl w:ilvl="4">
      <w:start w:val="3"/>
      <w:numFmt w:val="lowerLetter"/>
      <w:lvlText w:val="%5."/>
      <w:lvlJc w:val="left"/>
      <w:pPr>
        <w:ind w:left="3600" w:hanging="480"/>
      </w:pPr>
    </w:lvl>
    <w:lvl w:ilvl="5">
      <w:start w:val="3"/>
      <w:numFmt w:val="lowerRoman"/>
      <w:lvlText w:val="%6."/>
      <w:lvlJc w:val="left"/>
      <w:pPr>
        <w:ind w:left="4320" w:hanging="480"/>
      </w:pPr>
    </w:lvl>
    <w:lvl w:ilvl="6">
      <w:start w:val="3"/>
      <w:numFmt w:val="decimal"/>
      <w:lvlText w:val="%7."/>
      <w:lvlJc w:val="left"/>
      <w:pPr>
        <w:ind w:left="5040" w:hanging="480"/>
      </w:pPr>
    </w:lvl>
    <w:lvl w:ilvl="7">
      <w:start w:val="3"/>
      <w:numFmt w:val="lowerLetter"/>
      <w:lvlText w:val="%8."/>
      <w:lvlJc w:val="left"/>
      <w:pPr>
        <w:ind w:left="5760" w:hanging="480"/>
      </w:pPr>
    </w:lvl>
    <w:lvl w:ilvl="8">
      <w:start w:val="3"/>
      <w:numFmt w:val="lowerRoman"/>
      <w:lvlText w:val="%9."/>
      <w:lvlJc w:val="left"/>
      <w:pPr>
        <w:ind w:left="6480" w:hanging="480"/>
      </w:pPr>
    </w:lvl>
  </w:abstractNum>
  <w:abstractNum w:abstractNumId="4" w15:restartNumberingAfterBreak="0">
    <w:nsid w:val="00A99204"/>
    <w:multiLevelType w:val="multilevel"/>
    <w:tmpl w:val="D298A90E"/>
    <w:lvl w:ilvl="0">
      <w:start w:val="4"/>
      <w:numFmt w:val="decimal"/>
      <w:lvlText w:val="%1."/>
      <w:lvlJc w:val="left"/>
      <w:pPr>
        <w:ind w:left="720" w:hanging="480"/>
      </w:pPr>
    </w:lvl>
    <w:lvl w:ilvl="1">
      <w:start w:val="4"/>
      <w:numFmt w:val="lowerLetter"/>
      <w:lvlText w:val="%2."/>
      <w:lvlJc w:val="left"/>
      <w:pPr>
        <w:ind w:left="1440" w:hanging="480"/>
      </w:pPr>
    </w:lvl>
    <w:lvl w:ilvl="2">
      <w:start w:val="4"/>
      <w:numFmt w:val="lowerRoman"/>
      <w:lvlText w:val="%3."/>
      <w:lvlJc w:val="left"/>
      <w:pPr>
        <w:ind w:left="2160" w:hanging="480"/>
      </w:pPr>
    </w:lvl>
    <w:lvl w:ilvl="3">
      <w:start w:val="4"/>
      <w:numFmt w:val="decimal"/>
      <w:lvlText w:val="%4."/>
      <w:lvlJc w:val="left"/>
      <w:pPr>
        <w:ind w:left="2880" w:hanging="480"/>
      </w:pPr>
    </w:lvl>
    <w:lvl w:ilvl="4">
      <w:start w:val="4"/>
      <w:numFmt w:val="lowerLetter"/>
      <w:lvlText w:val="%5."/>
      <w:lvlJc w:val="left"/>
      <w:pPr>
        <w:ind w:left="3600" w:hanging="480"/>
      </w:pPr>
    </w:lvl>
    <w:lvl w:ilvl="5">
      <w:start w:val="4"/>
      <w:numFmt w:val="lowerRoman"/>
      <w:lvlText w:val="%6."/>
      <w:lvlJc w:val="left"/>
      <w:pPr>
        <w:ind w:left="4320" w:hanging="480"/>
      </w:pPr>
    </w:lvl>
    <w:lvl w:ilvl="6">
      <w:start w:val="4"/>
      <w:numFmt w:val="decimal"/>
      <w:lvlText w:val="%7."/>
      <w:lvlJc w:val="left"/>
      <w:pPr>
        <w:ind w:left="5040" w:hanging="480"/>
      </w:pPr>
    </w:lvl>
    <w:lvl w:ilvl="7">
      <w:start w:val="4"/>
      <w:numFmt w:val="lowerLetter"/>
      <w:lvlText w:val="%8."/>
      <w:lvlJc w:val="left"/>
      <w:pPr>
        <w:ind w:left="5760" w:hanging="480"/>
      </w:pPr>
    </w:lvl>
    <w:lvl w:ilvl="8">
      <w:start w:val="4"/>
      <w:numFmt w:val="lowerRoman"/>
      <w:lvlText w:val="%9."/>
      <w:lvlJc w:val="left"/>
      <w:pPr>
        <w:ind w:left="6480" w:hanging="480"/>
      </w:pPr>
    </w:lvl>
  </w:abstractNum>
  <w:abstractNum w:abstractNumId="5" w15:restartNumberingAfterBreak="0">
    <w:nsid w:val="00A99205"/>
    <w:multiLevelType w:val="multilevel"/>
    <w:tmpl w:val="388249A6"/>
    <w:lvl w:ilvl="0">
      <w:start w:val="5"/>
      <w:numFmt w:val="decimal"/>
      <w:lvlText w:val="%1."/>
      <w:lvlJc w:val="left"/>
      <w:pPr>
        <w:ind w:left="720" w:hanging="480"/>
      </w:pPr>
    </w:lvl>
    <w:lvl w:ilvl="1">
      <w:start w:val="5"/>
      <w:numFmt w:val="lowerLetter"/>
      <w:lvlText w:val="%2."/>
      <w:lvlJc w:val="left"/>
      <w:pPr>
        <w:ind w:left="1440" w:hanging="480"/>
      </w:pPr>
    </w:lvl>
    <w:lvl w:ilvl="2">
      <w:start w:val="5"/>
      <w:numFmt w:val="lowerRoman"/>
      <w:lvlText w:val="%3."/>
      <w:lvlJc w:val="left"/>
      <w:pPr>
        <w:ind w:left="2160" w:hanging="480"/>
      </w:pPr>
    </w:lvl>
    <w:lvl w:ilvl="3">
      <w:start w:val="5"/>
      <w:numFmt w:val="decimal"/>
      <w:lvlText w:val="%4."/>
      <w:lvlJc w:val="left"/>
      <w:pPr>
        <w:ind w:left="2880" w:hanging="480"/>
      </w:pPr>
    </w:lvl>
    <w:lvl w:ilvl="4">
      <w:start w:val="5"/>
      <w:numFmt w:val="lowerLetter"/>
      <w:lvlText w:val="%5."/>
      <w:lvlJc w:val="left"/>
      <w:pPr>
        <w:ind w:left="3600" w:hanging="480"/>
      </w:pPr>
    </w:lvl>
    <w:lvl w:ilvl="5">
      <w:start w:val="5"/>
      <w:numFmt w:val="lowerRoman"/>
      <w:lvlText w:val="%6."/>
      <w:lvlJc w:val="left"/>
      <w:pPr>
        <w:ind w:left="4320" w:hanging="480"/>
      </w:pPr>
    </w:lvl>
    <w:lvl w:ilvl="6">
      <w:start w:val="5"/>
      <w:numFmt w:val="decimal"/>
      <w:lvlText w:val="%7."/>
      <w:lvlJc w:val="left"/>
      <w:pPr>
        <w:ind w:left="5040" w:hanging="480"/>
      </w:pPr>
    </w:lvl>
    <w:lvl w:ilvl="7">
      <w:start w:val="5"/>
      <w:numFmt w:val="lowerLetter"/>
      <w:lvlText w:val="%8."/>
      <w:lvlJc w:val="left"/>
      <w:pPr>
        <w:ind w:left="5760" w:hanging="480"/>
      </w:pPr>
    </w:lvl>
    <w:lvl w:ilvl="8">
      <w:start w:val="5"/>
      <w:numFmt w:val="lowerRoman"/>
      <w:lvlText w:val="%9."/>
      <w:lvlJc w:val="left"/>
      <w:pPr>
        <w:ind w:left="6480" w:hanging="480"/>
      </w:pPr>
    </w:lvl>
  </w:abstractNum>
  <w:abstractNum w:abstractNumId="6" w15:restartNumberingAfterBreak="0">
    <w:nsid w:val="00A99206"/>
    <w:multiLevelType w:val="multilevel"/>
    <w:tmpl w:val="7690DF4E"/>
    <w:lvl w:ilvl="0">
      <w:start w:val="6"/>
      <w:numFmt w:val="decimal"/>
      <w:lvlText w:val="%1."/>
      <w:lvlJc w:val="left"/>
      <w:pPr>
        <w:ind w:left="720" w:hanging="480"/>
      </w:pPr>
    </w:lvl>
    <w:lvl w:ilvl="1">
      <w:start w:val="6"/>
      <w:numFmt w:val="lowerLetter"/>
      <w:lvlText w:val="%2."/>
      <w:lvlJc w:val="left"/>
      <w:pPr>
        <w:ind w:left="1440" w:hanging="480"/>
      </w:pPr>
    </w:lvl>
    <w:lvl w:ilvl="2">
      <w:start w:val="6"/>
      <w:numFmt w:val="lowerRoman"/>
      <w:lvlText w:val="%3."/>
      <w:lvlJc w:val="left"/>
      <w:pPr>
        <w:ind w:left="2160" w:hanging="480"/>
      </w:pPr>
    </w:lvl>
    <w:lvl w:ilvl="3">
      <w:start w:val="6"/>
      <w:numFmt w:val="decimal"/>
      <w:lvlText w:val="%4."/>
      <w:lvlJc w:val="left"/>
      <w:pPr>
        <w:ind w:left="2880" w:hanging="480"/>
      </w:pPr>
    </w:lvl>
    <w:lvl w:ilvl="4">
      <w:start w:val="6"/>
      <w:numFmt w:val="lowerLetter"/>
      <w:lvlText w:val="%5."/>
      <w:lvlJc w:val="left"/>
      <w:pPr>
        <w:ind w:left="3600" w:hanging="480"/>
      </w:pPr>
    </w:lvl>
    <w:lvl w:ilvl="5">
      <w:start w:val="6"/>
      <w:numFmt w:val="lowerRoman"/>
      <w:lvlText w:val="%6."/>
      <w:lvlJc w:val="left"/>
      <w:pPr>
        <w:ind w:left="4320" w:hanging="480"/>
      </w:pPr>
    </w:lvl>
    <w:lvl w:ilvl="6">
      <w:start w:val="6"/>
      <w:numFmt w:val="decimal"/>
      <w:lvlText w:val="%7."/>
      <w:lvlJc w:val="left"/>
      <w:pPr>
        <w:ind w:left="5040" w:hanging="480"/>
      </w:pPr>
    </w:lvl>
    <w:lvl w:ilvl="7">
      <w:start w:val="6"/>
      <w:numFmt w:val="lowerLetter"/>
      <w:lvlText w:val="%8."/>
      <w:lvlJc w:val="left"/>
      <w:pPr>
        <w:ind w:left="5760" w:hanging="480"/>
      </w:pPr>
    </w:lvl>
    <w:lvl w:ilvl="8">
      <w:start w:val="6"/>
      <w:numFmt w:val="lowerRoman"/>
      <w:lvlText w:val="%9."/>
      <w:lvlJc w:val="left"/>
      <w:pPr>
        <w:ind w:left="6480" w:hanging="480"/>
      </w:pPr>
    </w:lvl>
  </w:abstractNum>
  <w:abstractNum w:abstractNumId="7" w15:restartNumberingAfterBreak="0">
    <w:nsid w:val="65676318"/>
    <w:multiLevelType w:val="hybridMultilevel"/>
    <w:tmpl w:val="2C922638"/>
    <w:lvl w:ilvl="0" w:tplc="F260EB3E">
      <w:start w:val="4"/>
      <w:numFmt w:val="bullet"/>
      <w:lvlText w:val=""/>
      <w:lvlJc w:val="left"/>
      <w:pPr>
        <w:ind w:left="720" w:hanging="360"/>
      </w:pPr>
      <w:rPr>
        <w:rFonts w:hint="default" w:ascii="Symbol" w:hAnsi="Symbol" w:eastAsiaTheme="minorHAnsi" w:cstheme="minorBidi"/>
      </w:rPr>
    </w:lvl>
    <w:lvl w:ilvl="1" w:tplc="040B0003" w:tentative="1">
      <w:start w:val="1"/>
      <w:numFmt w:val="bullet"/>
      <w:lvlText w:val="o"/>
      <w:lvlJc w:val="left"/>
      <w:pPr>
        <w:ind w:left="1440" w:hanging="360"/>
      </w:pPr>
      <w:rPr>
        <w:rFonts w:hint="default" w:ascii="Courier New" w:hAnsi="Courier New" w:cs="Courier New"/>
      </w:rPr>
    </w:lvl>
    <w:lvl w:ilvl="2" w:tplc="040B0005" w:tentative="1">
      <w:start w:val="1"/>
      <w:numFmt w:val="bullet"/>
      <w:lvlText w:val=""/>
      <w:lvlJc w:val="left"/>
      <w:pPr>
        <w:ind w:left="2160" w:hanging="360"/>
      </w:pPr>
      <w:rPr>
        <w:rFonts w:hint="default" w:ascii="Wingdings" w:hAnsi="Wingdings"/>
      </w:rPr>
    </w:lvl>
    <w:lvl w:ilvl="3" w:tplc="040B0001" w:tentative="1">
      <w:start w:val="1"/>
      <w:numFmt w:val="bullet"/>
      <w:lvlText w:val=""/>
      <w:lvlJc w:val="left"/>
      <w:pPr>
        <w:ind w:left="2880" w:hanging="360"/>
      </w:pPr>
      <w:rPr>
        <w:rFonts w:hint="default" w:ascii="Symbol" w:hAnsi="Symbol"/>
      </w:rPr>
    </w:lvl>
    <w:lvl w:ilvl="4" w:tplc="040B0003" w:tentative="1">
      <w:start w:val="1"/>
      <w:numFmt w:val="bullet"/>
      <w:lvlText w:val="o"/>
      <w:lvlJc w:val="left"/>
      <w:pPr>
        <w:ind w:left="3600" w:hanging="360"/>
      </w:pPr>
      <w:rPr>
        <w:rFonts w:hint="default" w:ascii="Courier New" w:hAnsi="Courier New" w:cs="Courier New"/>
      </w:rPr>
    </w:lvl>
    <w:lvl w:ilvl="5" w:tplc="040B0005" w:tentative="1">
      <w:start w:val="1"/>
      <w:numFmt w:val="bullet"/>
      <w:lvlText w:val=""/>
      <w:lvlJc w:val="left"/>
      <w:pPr>
        <w:ind w:left="4320" w:hanging="360"/>
      </w:pPr>
      <w:rPr>
        <w:rFonts w:hint="default" w:ascii="Wingdings" w:hAnsi="Wingdings"/>
      </w:rPr>
    </w:lvl>
    <w:lvl w:ilvl="6" w:tplc="040B0001" w:tentative="1">
      <w:start w:val="1"/>
      <w:numFmt w:val="bullet"/>
      <w:lvlText w:val=""/>
      <w:lvlJc w:val="left"/>
      <w:pPr>
        <w:ind w:left="5040" w:hanging="360"/>
      </w:pPr>
      <w:rPr>
        <w:rFonts w:hint="default" w:ascii="Symbol" w:hAnsi="Symbol"/>
      </w:rPr>
    </w:lvl>
    <w:lvl w:ilvl="7" w:tplc="040B0003" w:tentative="1">
      <w:start w:val="1"/>
      <w:numFmt w:val="bullet"/>
      <w:lvlText w:val="o"/>
      <w:lvlJc w:val="left"/>
      <w:pPr>
        <w:ind w:left="5760" w:hanging="360"/>
      </w:pPr>
      <w:rPr>
        <w:rFonts w:hint="default" w:ascii="Courier New" w:hAnsi="Courier New" w:cs="Courier New"/>
      </w:rPr>
    </w:lvl>
    <w:lvl w:ilvl="8" w:tplc="040B0005" w:tentative="1">
      <w:start w:val="1"/>
      <w:numFmt w:val="bullet"/>
      <w:lvlText w:val=""/>
      <w:lvlJc w:val="left"/>
      <w:pPr>
        <w:ind w:left="6480" w:hanging="360"/>
      </w:pPr>
      <w:rPr>
        <w:rFonts w:hint="default" w:ascii="Wingdings" w:hAnsi="Wingdings"/>
      </w:rPr>
    </w:lvl>
  </w:abstractNum>
  <w:num w:numId="1" w16cid:durableId="1928035442">
    <w:abstractNumId w:val="0"/>
  </w:num>
  <w:num w:numId="2" w16cid:durableId="10002333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57107965">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 w16cid:durableId="1562254578">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 w16cid:durableId="1708141903">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6" w16cid:durableId="984969181">
    <w:abstractNumId w:val="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7" w16cid:durableId="598216780">
    <w:abstractNumId w:val="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8" w16cid:durableId="1778675335">
    <w:abstractNumId w:val="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1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val="true"/>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A50DC"/>
    <w:rsid w:val="000077E7"/>
    <w:rsid w:val="00063572"/>
    <w:rsid w:val="00075A76"/>
    <w:rsid w:val="000D206A"/>
    <w:rsid w:val="0010684C"/>
    <w:rsid w:val="001168AA"/>
    <w:rsid w:val="001221B6"/>
    <w:rsid w:val="00137025"/>
    <w:rsid w:val="001564FA"/>
    <w:rsid w:val="00167128"/>
    <w:rsid w:val="00177449"/>
    <w:rsid w:val="00182A14"/>
    <w:rsid w:val="00196874"/>
    <w:rsid w:val="001A77E4"/>
    <w:rsid w:val="001D1071"/>
    <w:rsid w:val="00203CC3"/>
    <w:rsid w:val="00213E1F"/>
    <w:rsid w:val="002345D9"/>
    <w:rsid w:val="002347A2"/>
    <w:rsid w:val="0023601F"/>
    <w:rsid w:val="00241092"/>
    <w:rsid w:val="002640C4"/>
    <w:rsid w:val="00274480"/>
    <w:rsid w:val="002807DB"/>
    <w:rsid w:val="002D0FD1"/>
    <w:rsid w:val="002E09E6"/>
    <w:rsid w:val="002F4DF8"/>
    <w:rsid w:val="00307A0A"/>
    <w:rsid w:val="003126EE"/>
    <w:rsid w:val="003178FC"/>
    <w:rsid w:val="00346E5B"/>
    <w:rsid w:val="003537B6"/>
    <w:rsid w:val="003F1FB2"/>
    <w:rsid w:val="0040437F"/>
    <w:rsid w:val="00413CB2"/>
    <w:rsid w:val="00443F15"/>
    <w:rsid w:val="00486D1E"/>
    <w:rsid w:val="004872B1"/>
    <w:rsid w:val="004A31BA"/>
    <w:rsid w:val="004B4367"/>
    <w:rsid w:val="004E5B35"/>
    <w:rsid w:val="004F5923"/>
    <w:rsid w:val="005031AB"/>
    <w:rsid w:val="00506110"/>
    <w:rsid w:val="005276BC"/>
    <w:rsid w:val="00556A55"/>
    <w:rsid w:val="005A44B3"/>
    <w:rsid w:val="005D4B0F"/>
    <w:rsid w:val="005D7997"/>
    <w:rsid w:val="005F00A8"/>
    <w:rsid w:val="00613389"/>
    <w:rsid w:val="00622994"/>
    <w:rsid w:val="00637FD0"/>
    <w:rsid w:val="0065444A"/>
    <w:rsid w:val="0066730C"/>
    <w:rsid w:val="006757C4"/>
    <w:rsid w:val="006B143F"/>
    <w:rsid w:val="006C5E74"/>
    <w:rsid w:val="006E0E30"/>
    <w:rsid w:val="006F3760"/>
    <w:rsid w:val="006F3D88"/>
    <w:rsid w:val="00701E07"/>
    <w:rsid w:val="007242A6"/>
    <w:rsid w:val="00751FC0"/>
    <w:rsid w:val="007644E9"/>
    <w:rsid w:val="00776138"/>
    <w:rsid w:val="007A50DC"/>
    <w:rsid w:val="007B18DD"/>
    <w:rsid w:val="007B4D82"/>
    <w:rsid w:val="008301E1"/>
    <w:rsid w:val="0083736D"/>
    <w:rsid w:val="00876071"/>
    <w:rsid w:val="00890A1B"/>
    <w:rsid w:val="008D38E7"/>
    <w:rsid w:val="008E36EC"/>
    <w:rsid w:val="008F283C"/>
    <w:rsid w:val="0092702E"/>
    <w:rsid w:val="00953A09"/>
    <w:rsid w:val="009B6AF0"/>
    <w:rsid w:val="009E3836"/>
    <w:rsid w:val="00A01477"/>
    <w:rsid w:val="00A429E0"/>
    <w:rsid w:val="00A53375"/>
    <w:rsid w:val="00A70263"/>
    <w:rsid w:val="00A747DC"/>
    <w:rsid w:val="00AC03FB"/>
    <w:rsid w:val="00AD50C8"/>
    <w:rsid w:val="00AD5227"/>
    <w:rsid w:val="00AE4D98"/>
    <w:rsid w:val="00AF7583"/>
    <w:rsid w:val="00B02B3D"/>
    <w:rsid w:val="00B31784"/>
    <w:rsid w:val="00B606DD"/>
    <w:rsid w:val="00B65A0F"/>
    <w:rsid w:val="00B65E4F"/>
    <w:rsid w:val="00B72C72"/>
    <w:rsid w:val="00B93464"/>
    <w:rsid w:val="00BC7898"/>
    <w:rsid w:val="00C62571"/>
    <w:rsid w:val="00C809D5"/>
    <w:rsid w:val="00C831EE"/>
    <w:rsid w:val="00C933E1"/>
    <w:rsid w:val="00CA5619"/>
    <w:rsid w:val="00CC2651"/>
    <w:rsid w:val="00D009CC"/>
    <w:rsid w:val="00D072B4"/>
    <w:rsid w:val="00D50F5E"/>
    <w:rsid w:val="00D6111B"/>
    <w:rsid w:val="00D75EE2"/>
    <w:rsid w:val="00D86686"/>
    <w:rsid w:val="00DA2B69"/>
    <w:rsid w:val="00DB4821"/>
    <w:rsid w:val="00DD039D"/>
    <w:rsid w:val="00DF378F"/>
    <w:rsid w:val="00E0791D"/>
    <w:rsid w:val="00E33A78"/>
    <w:rsid w:val="00E632B1"/>
    <w:rsid w:val="00EB26D4"/>
    <w:rsid w:val="00F143B4"/>
    <w:rsid w:val="00F1645F"/>
    <w:rsid w:val="00F262FF"/>
    <w:rsid w:val="00F44590"/>
    <w:rsid w:val="00F578D7"/>
    <w:rsid w:val="00F90777"/>
    <w:rsid w:val="00FA6BBA"/>
    <w:rsid w:val="00FC2D0A"/>
    <w:rsid w:val="00FF1EE9"/>
    <w:rsid w:val="00FF46F9"/>
    <w:rsid w:val="011905B4"/>
    <w:rsid w:val="0280A328"/>
    <w:rsid w:val="036FC771"/>
    <w:rsid w:val="03737ADB"/>
    <w:rsid w:val="03EEF6F0"/>
    <w:rsid w:val="04134E9E"/>
    <w:rsid w:val="0422701B"/>
    <w:rsid w:val="04271967"/>
    <w:rsid w:val="043202B7"/>
    <w:rsid w:val="044E17BB"/>
    <w:rsid w:val="0464B928"/>
    <w:rsid w:val="049D3BFA"/>
    <w:rsid w:val="0506FEC3"/>
    <w:rsid w:val="05AD53B0"/>
    <w:rsid w:val="05FDFB41"/>
    <w:rsid w:val="065E0572"/>
    <w:rsid w:val="067DBF55"/>
    <w:rsid w:val="06CCAF92"/>
    <w:rsid w:val="06F6C357"/>
    <w:rsid w:val="0701238C"/>
    <w:rsid w:val="074C4723"/>
    <w:rsid w:val="07D496FA"/>
    <w:rsid w:val="0836DD9D"/>
    <w:rsid w:val="085D33E8"/>
    <w:rsid w:val="0875D6C0"/>
    <w:rsid w:val="08E6287E"/>
    <w:rsid w:val="08E6D632"/>
    <w:rsid w:val="08F809AD"/>
    <w:rsid w:val="08F9971B"/>
    <w:rsid w:val="097DC771"/>
    <w:rsid w:val="09ADB7DD"/>
    <w:rsid w:val="09D3EDAF"/>
    <w:rsid w:val="09E881F5"/>
    <w:rsid w:val="09EEE5B8"/>
    <w:rsid w:val="0A024A4E"/>
    <w:rsid w:val="0A0D9B92"/>
    <w:rsid w:val="0ABC5FE4"/>
    <w:rsid w:val="0B66540F"/>
    <w:rsid w:val="0B6C8EB8"/>
    <w:rsid w:val="0B75241F"/>
    <w:rsid w:val="0BBC3D05"/>
    <w:rsid w:val="0BFEE6D2"/>
    <w:rsid w:val="0C5B3421"/>
    <w:rsid w:val="0C71958F"/>
    <w:rsid w:val="0CBB9A24"/>
    <w:rsid w:val="0CCC9500"/>
    <w:rsid w:val="0D0A1FAB"/>
    <w:rsid w:val="0D22F709"/>
    <w:rsid w:val="0D3D2C6A"/>
    <w:rsid w:val="0D532FE2"/>
    <w:rsid w:val="0D7F19DD"/>
    <w:rsid w:val="0DE369FD"/>
    <w:rsid w:val="0E2EA477"/>
    <w:rsid w:val="0E4E1B4B"/>
    <w:rsid w:val="0EA12F26"/>
    <w:rsid w:val="0EC4A188"/>
    <w:rsid w:val="0F28DB3E"/>
    <w:rsid w:val="0F4230D8"/>
    <w:rsid w:val="0F6C3942"/>
    <w:rsid w:val="0F9C3885"/>
    <w:rsid w:val="0FDE899E"/>
    <w:rsid w:val="1024CD25"/>
    <w:rsid w:val="102939BA"/>
    <w:rsid w:val="109FEA98"/>
    <w:rsid w:val="10E2A800"/>
    <w:rsid w:val="112E6C4D"/>
    <w:rsid w:val="11D2D872"/>
    <w:rsid w:val="11F71912"/>
    <w:rsid w:val="12501324"/>
    <w:rsid w:val="126B6FE6"/>
    <w:rsid w:val="12B365AF"/>
    <w:rsid w:val="12CC9CA0"/>
    <w:rsid w:val="13128A6A"/>
    <w:rsid w:val="1363E46C"/>
    <w:rsid w:val="142B1090"/>
    <w:rsid w:val="1470E224"/>
    <w:rsid w:val="1489D9B5"/>
    <w:rsid w:val="1611C885"/>
    <w:rsid w:val="1680767E"/>
    <w:rsid w:val="16A176BE"/>
    <w:rsid w:val="174C1572"/>
    <w:rsid w:val="1783812D"/>
    <w:rsid w:val="179D82C5"/>
    <w:rsid w:val="17F60C9B"/>
    <w:rsid w:val="18026F8B"/>
    <w:rsid w:val="184598A6"/>
    <w:rsid w:val="1847F983"/>
    <w:rsid w:val="1849F3FB"/>
    <w:rsid w:val="1962E15F"/>
    <w:rsid w:val="199C6795"/>
    <w:rsid w:val="19B7A212"/>
    <w:rsid w:val="19C415D7"/>
    <w:rsid w:val="1A070E11"/>
    <w:rsid w:val="1A22B78F"/>
    <w:rsid w:val="1A5548C0"/>
    <w:rsid w:val="1A5F2046"/>
    <w:rsid w:val="1A79C186"/>
    <w:rsid w:val="1AD2C9BD"/>
    <w:rsid w:val="1AD50939"/>
    <w:rsid w:val="1AFD3709"/>
    <w:rsid w:val="1B32009F"/>
    <w:rsid w:val="1B3A3C7D"/>
    <w:rsid w:val="1B849D8F"/>
    <w:rsid w:val="1CCE198B"/>
    <w:rsid w:val="1D24C9C8"/>
    <w:rsid w:val="1D395B0F"/>
    <w:rsid w:val="1D5A0A70"/>
    <w:rsid w:val="1D7E6BF9"/>
    <w:rsid w:val="1D9E41CF"/>
    <w:rsid w:val="1DAC1397"/>
    <w:rsid w:val="1DBF543F"/>
    <w:rsid w:val="1E7DEE33"/>
    <w:rsid w:val="1E9BACA2"/>
    <w:rsid w:val="1EE90695"/>
    <w:rsid w:val="1F415DAB"/>
    <w:rsid w:val="1F8912FF"/>
    <w:rsid w:val="1F9945C3"/>
    <w:rsid w:val="1FB41EE6"/>
    <w:rsid w:val="1FF63BEF"/>
    <w:rsid w:val="1FF88E9A"/>
    <w:rsid w:val="20A2DE19"/>
    <w:rsid w:val="21408CF1"/>
    <w:rsid w:val="215E0BDD"/>
    <w:rsid w:val="2183F7F4"/>
    <w:rsid w:val="218AD804"/>
    <w:rsid w:val="21A540E3"/>
    <w:rsid w:val="21EB0D7E"/>
    <w:rsid w:val="2245FADA"/>
    <w:rsid w:val="22482BC6"/>
    <w:rsid w:val="224EA250"/>
    <w:rsid w:val="2300E240"/>
    <w:rsid w:val="23479DAD"/>
    <w:rsid w:val="2363F414"/>
    <w:rsid w:val="237216B9"/>
    <w:rsid w:val="23A92C5B"/>
    <w:rsid w:val="23DD4374"/>
    <w:rsid w:val="23EDDCF5"/>
    <w:rsid w:val="23F9904A"/>
    <w:rsid w:val="24A8A6DD"/>
    <w:rsid w:val="26A3018A"/>
    <w:rsid w:val="26AB8B11"/>
    <w:rsid w:val="26AFD492"/>
    <w:rsid w:val="26C1D304"/>
    <w:rsid w:val="2701769E"/>
    <w:rsid w:val="27244FC8"/>
    <w:rsid w:val="273711AA"/>
    <w:rsid w:val="281009D9"/>
    <w:rsid w:val="2833FCEB"/>
    <w:rsid w:val="2866C7D2"/>
    <w:rsid w:val="2991C710"/>
    <w:rsid w:val="2995A38D"/>
    <w:rsid w:val="2A1691DF"/>
    <w:rsid w:val="2A5563D4"/>
    <w:rsid w:val="2AAF51F2"/>
    <w:rsid w:val="2AB79129"/>
    <w:rsid w:val="2ACD6BEB"/>
    <w:rsid w:val="2B11A773"/>
    <w:rsid w:val="2BB1FE63"/>
    <w:rsid w:val="2C1B347C"/>
    <w:rsid w:val="2C268E91"/>
    <w:rsid w:val="2CC8A770"/>
    <w:rsid w:val="2CDB3200"/>
    <w:rsid w:val="2CF3B155"/>
    <w:rsid w:val="2D12BD93"/>
    <w:rsid w:val="2D7A9C05"/>
    <w:rsid w:val="2DB1D314"/>
    <w:rsid w:val="2DCC4F9C"/>
    <w:rsid w:val="2E414976"/>
    <w:rsid w:val="2E7806B5"/>
    <w:rsid w:val="2EE59419"/>
    <w:rsid w:val="2F124DFE"/>
    <w:rsid w:val="2F5AC0D7"/>
    <w:rsid w:val="2F634259"/>
    <w:rsid w:val="30538540"/>
    <w:rsid w:val="307218F6"/>
    <w:rsid w:val="30A6E4EF"/>
    <w:rsid w:val="311B413F"/>
    <w:rsid w:val="31F6AD14"/>
    <w:rsid w:val="31F91860"/>
    <w:rsid w:val="324E8945"/>
    <w:rsid w:val="3273F11C"/>
    <w:rsid w:val="3287BD6B"/>
    <w:rsid w:val="328A6AEB"/>
    <w:rsid w:val="328A76AA"/>
    <w:rsid w:val="32E6EA0E"/>
    <w:rsid w:val="331C4073"/>
    <w:rsid w:val="332D585F"/>
    <w:rsid w:val="3358ED05"/>
    <w:rsid w:val="339CD6CE"/>
    <w:rsid w:val="33FD9A60"/>
    <w:rsid w:val="3403ECA7"/>
    <w:rsid w:val="34360790"/>
    <w:rsid w:val="3443CC89"/>
    <w:rsid w:val="347E753B"/>
    <w:rsid w:val="3483BE85"/>
    <w:rsid w:val="34CCE1DB"/>
    <w:rsid w:val="35039C1D"/>
    <w:rsid w:val="3563D671"/>
    <w:rsid w:val="3564B729"/>
    <w:rsid w:val="35DB264F"/>
    <w:rsid w:val="36390C9A"/>
    <w:rsid w:val="3667BAB7"/>
    <w:rsid w:val="36A27567"/>
    <w:rsid w:val="3701A18A"/>
    <w:rsid w:val="3787D618"/>
    <w:rsid w:val="387A9B50"/>
    <w:rsid w:val="38B17417"/>
    <w:rsid w:val="38C2D391"/>
    <w:rsid w:val="3963249A"/>
    <w:rsid w:val="3A0F3974"/>
    <w:rsid w:val="3AD282D4"/>
    <w:rsid w:val="3B4E66D6"/>
    <w:rsid w:val="3C0C1F0C"/>
    <w:rsid w:val="3C26DE00"/>
    <w:rsid w:val="3C46F517"/>
    <w:rsid w:val="3CCC78A1"/>
    <w:rsid w:val="3D4996B0"/>
    <w:rsid w:val="3D7A7B57"/>
    <w:rsid w:val="3D84B918"/>
    <w:rsid w:val="3D92613E"/>
    <w:rsid w:val="3DFCC5E2"/>
    <w:rsid w:val="3E228CF2"/>
    <w:rsid w:val="3E372786"/>
    <w:rsid w:val="3E566F05"/>
    <w:rsid w:val="3EABDAE6"/>
    <w:rsid w:val="3F1F5300"/>
    <w:rsid w:val="3F9A3BFC"/>
    <w:rsid w:val="3F9DDFC6"/>
    <w:rsid w:val="3FC32300"/>
    <w:rsid w:val="401895AA"/>
    <w:rsid w:val="401A6089"/>
    <w:rsid w:val="40ECA7E6"/>
    <w:rsid w:val="411A9F2E"/>
    <w:rsid w:val="412FDBA5"/>
    <w:rsid w:val="419047AD"/>
    <w:rsid w:val="41AC3402"/>
    <w:rsid w:val="41E671E4"/>
    <w:rsid w:val="4202A50A"/>
    <w:rsid w:val="4206D555"/>
    <w:rsid w:val="420F1784"/>
    <w:rsid w:val="42343FEA"/>
    <w:rsid w:val="426DF2B7"/>
    <w:rsid w:val="42EF7658"/>
    <w:rsid w:val="4316863F"/>
    <w:rsid w:val="434B71A4"/>
    <w:rsid w:val="43FBA82E"/>
    <w:rsid w:val="442CDF50"/>
    <w:rsid w:val="44339EE3"/>
    <w:rsid w:val="44532F95"/>
    <w:rsid w:val="44CBF9F8"/>
    <w:rsid w:val="451A9916"/>
    <w:rsid w:val="463261E8"/>
    <w:rsid w:val="469D83FA"/>
    <w:rsid w:val="46BF9604"/>
    <w:rsid w:val="46CD4278"/>
    <w:rsid w:val="46E79CA0"/>
    <w:rsid w:val="47101001"/>
    <w:rsid w:val="472D7CAD"/>
    <w:rsid w:val="481536D4"/>
    <w:rsid w:val="488FBB23"/>
    <w:rsid w:val="48BAD124"/>
    <w:rsid w:val="48CF425D"/>
    <w:rsid w:val="48FC547D"/>
    <w:rsid w:val="49DCA01C"/>
    <w:rsid w:val="4A001509"/>
    <w:rsid w:val="4A41F9AD"/>
    <w:rsid w:val="4A572BF2"/>
    <w:rsid w:val="4A63BBD2"/>
    <w:rsid w:val="4A6B3CA2"/>
    <w:rsid w:val="4B16ED36"/>
    <w:rsid w:val="4B9459D6"/>
    <w:rsid w:val="4BBF754E"/>
    <w:rsid w:val="4C2D2D88"/>
    <w:rsid w:val="4C866D4E"/>
    <w:rsid w:val="4CA7F68D"/>
    <w:rsid w:val="4CAE0BDC"/>
    <w:rsid w:val="4CE04A8B"/>
    <w:rsid w:val="4CF1F10F"/>
    <w:rsid w:val="4D2DD89A"/>
    <w:rsid w:val="4D76ACAB"/>
    <w:rsid w:val="4DAFD9F1"/>
    <w:rsid w:val="4DE0A564"/>
    <w:rsid w:val="4DFB0330"/>
    <w:rsid w:val="4E2DE592"/>
    <w:rsid w:val="4E6001E6"/>
    <w:rsid w:val="4E62E49E"/>
    <w:rsid w:val="4EC7F06D"/>
    <w:rsid w:val="4F005A84"/>
    <w:rsid w:val="4F20A140"/>
    <w:rsid w:val="4FBA5765"/>
    <w:rsid w:val="4FEEA1B8"/>
    <w:rsid w:val="5112115C"/>
    <w:rsid w:val="51214404"/>
    <w:rsid w:val="5194756A"/>
    <w:rsid w:val="51DCBAB1"/>
    <w:rsid w:val="5357B511"/>
    <w:rsid w:val="536793DE"/>
    <w:rsid w:val="539ACDAB"/>
    <w:rsid w:val="53A23596"/>
    <w:rsid w:val="53CF27DE"/>
    <w:rsid w:val="53E79D82"/>
    <w:rsid w:val="54510A21"/>
    <w:rsid w:val="5454AB32"/>
    <w:rsid w:val="550E071F"/>
    <w:rsid w:val="551F0646"/>
    <w:rsid w:val="5526D6E9"/>
    <w:rsid w:val="5534C6D1"/>
    <w:rsid w:val="556C28AB"/>
    <w:rsid w:val="556E763E"/>
    <w:rsid w:val="55B58D45"/>
    <w:rsid w:val="55DB304A"/>
    <w:rsid w:val="56013E6F"/>
    <w:rsid w:val="56315D09"/>
    <w:rsid w:val="5656F725"/>
    <w:rsid w:val="568B9BCD"/>
    <w:rsid w:val="569E47FB"/>
    <w:rsid w:val="56CE2C01"/>
    <w:rsid w:val="56E9C1FD"/>
    <w:rsid w:val="5774887E"/>
    <w:rsid w:val="57AB42DC"/>
    <w:rsid w:val="57EDF828"/>
    <w:rsid w:val="583D6A25"/>
    <w:rsid w:val="584D3241"/>
    <w:rsid w:val="5890607A"/>
    <w:rsid w:val="5924876D"/>
    <w:rsid w:val="59C2E2B7"/>
    <w:rsid w:val="5A1C822C"/>
    <w:rsid w:val="5A27BB18"/>
    <w:rsid w:val="5A2E06E9"/>
    <w:rsid w:val="5A9DD5CF"/>
    <w:rsid w:val="5B17DAEB"/>
    <w:rsid w:val="5B23AA81"/>
    <w:rsid w:val="5BACBA65"/>
    <w:rsid w:val="5BE73252"/>
    <w:rsid w:val="5BF25C1E"/>
    <w:rsid w:val="5C0BE05C"/>
    <w:rsid w:val="5C0EC94D"/>
    <w:rsid w:val="5C42B2E7"/>
    <w:rsid w:val="5C778721"/>
    <w:rsid w:val="5D687305"/>
    <w:rsid w:val="5D7D356E"/>
    <w:rsid w:val="5E129706"/>
    <w:rsid w:val="5E400AE8"/>
    <w:rsid w:val="5E5938E1"/>
    <w:rsid w:val="5E7FEE51"/>
    <w:rsid w:val="5E879045"/>
    <w:rsid w:val="5E93F375"/>
    <w:rsid w:val="5EB17337"/>
    <w:rsid w:val="5F1EE986"/>
    <w:rsid w:val="5F228940"/>
    <w:rsid w:val="5F84996B"/>
    <w:rsid w:val="5FEC6922"/>
    <w:rsid w:val="5FFC3CA3"/>
    <w:rsid w:val="602E6C6C"/>
    <w:rsid w:val="60AF4CD7"/>
    <w:rsid w:val="61E85F48"/>
    <w:rsid w:val="62240C1B"/>
    <w:rsid w:val="623CC9AE"/>
    <w:rsid w:val="6242B955"/>
    <w:rsid w:val="625AB65A"/>
    <w:rsid w:val="6276D003"/>
    <w:rsid w:val="63397E01"/>
    <w:rsid w:val="6383070B"/>
    <w:rsid w:val="63959877"/>
    <w:rsid w:val="63FEDCA0"/>
    <w:rsid w:val="6470F61C"/>
    <w:rsid w:val="64F5BCAD"/>
    <w:rsid w:val="65301C19"/>
    <w:rsid w:val="65741989"/>
    <w:rsid w:val="6671E1E0"/>
    <w:rsid w:val="66C330CD"/>
    <w:rsid w:val="66CB1C65"/>
    <w:rsid w:val="66DDA544"/>
    <w:rsid w:val="672DC682"/>
    <w:rsid w:val="6789FD9F"/>
    <w:rsid w:val="678F3659"/>
    <w:rsid w:val="679ED128"/>
    <w:rsid w:val="67C12F11"/>
    <w:rsid w:val="67CF66CE"/>
    <w:rsid w:val="67EA2F54"/>
    <w:rsid w:val="68547CD5"/>
    <w:rsid w:val="68A95352"/>
    <w:rsid w:val="6930181F"/>
    <w:rsid w:val="69659531"/>
    <w:rsid w:val="69C31587"/>
    <w:rsid w:val="69F15DA1"/>
    <w:rsid w:val="6A0A7348"/>
    <w:rsid w:val="6A24C3C5"/>
    <w:rsid w:val="6A26FB12"/>
    <w:rsid w:val="6A4906E4"/>
    <w:rsid w:val="6A9D9983"/>
    <w:rsid w:val="6AD3B73F"/>
    <w:rsid w:val="6ADE075D"/>
    <w:rsid w:val="6BC664FE"/>
    <w:rsid w:val="6BDAD233"/>
    <w:rsid w:val="6BFC232A"/>
    <w:rsid w:val="6C099A01"/>
    <w:rsid w:val="6C201B09"/>
    <w:rsid w:val="6C432E42"/>
    <w:rsid w:val="6C663538"/>
    <w:rsid w:val="6C6F920A"/>
    <w:rsid w:val="6C7FB46A"/>
    <w:rsid w:val="6C8EF4BE"/>
    <w:rsid w:val="6CFC2054"/>
    <w:rsid w:val="6D0003F3"/>
    <w:rsid w:val="6D5FBC89"/>
    <w:rsid w:val="6DAA046F"/>
    <w:rsid w:val="6DEAD684"/>
    <w:rsid w:val="6E52C51A"/>
    <w:rsid w:val="6E8AAE36"/>
    <w:rsid w:val="6EB18E80"/>
    <w:rsid w:val="70053217"/>
    <w:rsid w:val="703491AA"/>
    <w:rsid w:val="70807D2D"/>
    <w:rsid w:val="7100424B"/>
    <w:rsid w:val="71669BA5"/>
    <w:rsid w:val="7166FA4F"/>
    <w:rsid w:val="7174963F"/>
    <w:rsid w:val="718FB505"/>
    <w:rsid w:val="71BB1963"/>
    <w:rsid w:val="71F676C0"/>
    <w:rsid w:val="720E4C67"/>
    <w:rsid w:val="724169FC"/>
    <w:rsid w:val="7276A38B"/>
    <w:rsid w:val="727FE908"/>
    <w:rsid w:val="72DFE0FC"/>
    <w:rsid w:val="72F015AF"/>
    <w:rsid w:val="730C6EE4"/>
    <w:rsid w:val="73395D98"/>
    <w:rsid w:val="736435E8"/>
    <w:rsid w:val="739C3F73"/>
    <w:rsid w:val="73B6AEF8"/>
    <w:rsid w:val="73CC2EC4"/>
    <w:rsid w:val="73D55696"/>
    <w:rsid w:val="7444667D"/>
    <w:rsid w:val="7493F68A"/>
    <w:rsid w:val="74BD7293"/>
    <w:rsid w:val="74C95634"/>
    <w:rsid w:val="74DD89BD"/>
    <w:rsid w:val="74F35319"/>
    <w:rsid w:val="7501EF0B"/>
    <w:rsid w:val="750E770E"/>
    <w:rsid w:val="751C7B88"/>
    <w:rsid w:val="753A721B"/>
    <w:rsid w:val="7587477C"/>
    <w:rsid w:val="75F54307"/>
    <w:rsid w:val="76161241"/>
    <w:rsid w:val="7627FEC9"/>
    <w:rsid w:val="766FA920"/>
    <w:rsid w:val="76C9181C"/>
    <w:rsid w:val="7753ED63"/>
    <w:rsid w:val="776A902D"/>
    <w:rsid w:val="77B8F3FE"/>
    <w:rsid w:val="77D73B42"/>
    <w:rsid w:val="786E8B28"/>
    <w:rsid w:val="7876810A"/>
    <w:rsid w:val="78CA19FF"/>
    <w:rsid w:val="78EA2354"/>
    <w:rsid w:val="790E9D1B"/>
    <w:rsid w:val="792C2CC4"/>
    <w:rsid w:val="7A845569"/>
    <w:rsid w:val="7A9A3E62"/>
    <w:rsid w:val="7AF0C186"/>
    <w:rsid w:val="7B187F7D"/>
    <w:rsid w:val="7B215D13"/>
    <w:rsid w:val="7B637510"/>
    <w:rsid w:val="7BAD4279"/>
    <w:rsid w:val="7BDD2726"/>
    <w:rsid w:val="7C2841FA"/>
    <w:rsid w:val="7C80DB70"/>
    <w:rsid w:val="7C9289C7"/>
    <w:rsid w:val="7CB21E86"/>
    <w:rsid w:val="7CE31643"/>
    <w:rsid w:val="7D19E09C"/>
    <w:rsid w:val="7D9C493F"/>
    <w:rsid w:val="7E6C1B04"/>
    <w:rsid w:val="7E7CF9FD"/>
    <w:rsid w:val="7F1273AC"/>
    <w:rsid w:val="7F1E2AC9"/>
    <w:rsid w:val="7F7DB8BE"/>
    <w:rsid w:val="7F836951"/>
    <w:rsid w:val="7F9C687A"/>
    <w:rsid w:val="7FBCA17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B9F2B"/>
  <w15:docId w15:val="{FB536AF6-FAED-477B-B794-3F43826206F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Pr>
      <w:lang w:val="en-GB"/>
    </w:rPr>
  </w:style>
  <w:style w:type="paragraph" w:styleId="Heading1">
    <w:name w:val="heading 1"/>
    <w:basedOn w:val="Normal"/>
    <w:next w:val="BodyText"/>
    <w:link w:val="Heading1Char"/>
    <w:uiPriority w:val="9"/>
    <w:qFormat/>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hAnsiTheme="majorHAnsi" w:eastAsiaTheme="majorEastAsia"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hAnsiTheme="majorHAnsi" w:eastAsiaTheme="majorEastAsia"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hAnsiTheme="majorHAnsi" w:eastAsiaTheme="majorEastAsia"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hAnsiTheme="majorHAnsi" w:eastAsiaTheme="majorEastAsia"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hAnsiTheme="majorHAnsi" w:eastAsiaTheme="majorEastAsia"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hAnsiTheme="majorHAnsi" w:eastAsiaTheme="majorEastAsia" w:cstheme="majorBidi"/>
      <w:color w:val="4F81BD" w:themeColor="accent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hAnsiTheme="majorHAnsi" w:eastAsiaTheme="majorEastAsia"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styleId="Author" w:customStyle="1">
    <w:name w:val="Author"/>
    <w:next w:val="BodyText"/>
    <w:qFormat/>
    <w:pPr>
      <w:keepNext/>
      <w:keepLines/>
      <w:jc w:val="center"/>
    </w:pPr>
  </w:style>
  <w:style w:type="paragraph" w:styleId="Date">
    <w:name w:val="Date"/>
    <w:next w:val="BodyText"/>
    <w:qFormat/>
    <w:pPr>
      <w:keepNext/>
      <w:keepLines/>
      <w:jc w:val="center"/>
    </w:pPr>
  </w:style>
  <w:style w:type="paragraph" w:styleId="Abstract" w:customStyle="1">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styleId="Table" w:customStyle="1">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color="auto" w:sz="0" w:space="0"/>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CaptionChar"/>
    <w:pPr>
      <w:spacing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CaptionChar" w:customStyle="1">
    <w:name w:val="Caption Char"/>
    <w:basedOn w:val="DefaultParagraphFont"/>
    <w:link w:val="Caption"/>
  </w:style>
  <w:style w:type="character" w:styleId="VerbatimChar" w:customStyle="1">
    <w:name w:val="Verbatim Char"/>
    <w:basedOn w:val="CaptionChar"/>
    <w:link w:val="SourceCode"/>
    <w:rPr>
      <w:rFonts w:ascii="Consolas" w:hAnsi="Consolas"/>
      <w:sz w:val="22"/>
    </w:rPr>
  </w:style>
  <w:style w:type="character" w:styleId="SectionNumber" w:customStyle="1">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styleId="SourceCode" w:customStyle="1">
    <w:name w:val="Source Code"/>
    <w:basedOn w:val="Normal"/>
    <w:link w:val="VerbatimChar"/>
    <w:pPr>
      <w:wordWrap w:val="0"/>
    </w:pPr>
  </w:style>
  <w:style w:type="character" w:styleId="KeywordTok" w:customStyle="1">
    <w:name w:val="KeywordTok"/>
    <w:basedOn w:val="VerbatimChar"/>
    <w:rPr>
      <w:rFonts w:ascii="Consolas" w:hAnsi="Consolas"/>
      <w:b/>
      <w:color w:val="007020"/>
      <w:sz w:val="22"/>
    </w:rPr>
  </w:style>
  <w:style w:type="character" w:styleId="DataTypeTok" w:customStyle="1">
    <w:name w:val="DataTypeTok"/>
    <w:basedOn w:val="VerbatimChar"/>
    <w:rPr>
      <w:rFonts w:ascii="Consolas" w:hAnsi="Consolas"/>
      <w:color w:val="902000"/>
      <w:sz w:val="22"/>
    </w:rPr>
  </w:style>
  <w:style w:type="character" w:styleId="DecValTok" w:customStyle="1">
    <w:name w:val="DecValTok"/>
    <w:basedOn w:val="VerbatimChar"/>
    <w:rPr>
      <w:rFonts w:ascii="Consolas" w:hAnsi="Consolas"/>
      <w:color w:val="40A070"/>
      <w:sz w:val="22"/>
    </w:rPr>
  </w:style>
  <w:style w:type="character" w:styleId="BaseNTok" w:customStyle="1">
    <w:name w:val="BaseNTok"/>
    <w:basedOn w:val="VerbatimChar"/>
    <w:rPr>
      <w:rFonts w:ascii="Consolas" w:hAnsi="Consolas"/>
      <w:color w:val="40A070"/>
      <w:sz w:val="22"/>
    </w:rPr>
  </w:style>
  <w:style w:type="character" w:styleId="FloatTok" w:customStyle="1">
    <w:name w:val="FloatTok"/>
    <w:basedOn w:val="VerbatimChar"/>
    <w:rPr>
      <w:rFonts w:ascii="Consolas" w:hAnsi="Consolas"/>
      <w:color w:val="40A070"/>
      <w:sz w:val="22"/>
    </w:rPr>
  </w:style>
  <w:style w:type="character" w:styleId="ConstantTok" w:customStyle="1">
    <w:name w:val="ConstantTok"/>
    <w:basedOn w:val="VerbatimChar"/>
    <w:rPr>
      <w:rFonts w:ascii="Consolas" w:hAnsi="Consolas"/>
      <w:color w:val="880000"/>
      <w:sz w:val="22"/>
    </w:rPr>
  </w:style>
  <w:style w:type="character" w:styleId="CharTok" w:customStyle="1">
    <w:name w:val="CharTok"/>
    <w:basedOn w:val="VerbatimChar"/>
    <w:rPr>
      <w:rFonts w:ascii="Consolas" w:hAnsi="Consolas"/>
      <w:color w:val="4070A0"/>
      <w:sz w:val="22"/>
    </w:rPr>
  </w:style>
  <w:style w:type="character" w:styleId="SpecialCharTok" w:customStyle="1">
    <w:name w:val="SpecialCharTok"/>
    <w:basedOn w:val="VerbatimChar"/>
    <w:rPr>
      <w:rFonts w:ascii="Consolas" w:hAnsi="Consolas"/>
      <w:color w:val="4070A0"/>
      <w:sz w:val="22"/>
    </w:rPr>
  </w:style>
  <w:style w:type="character" w:styleId="StringTok" w:customStyle="1">
    <w:name w:val="StringTok"/>
    <w:basedOn w:val="VerbatimChar"/>
    <w:rPr>
      <w:rFonts w:ascii="Consolas" w:hAnsi="Consolas"/>
      <w:color w:val="4070A0"/>
      <w:sz w:val="22"/>
    </w:rPr>
  </w:style>
  <w:style w:type="character" w:styleId="VerbatimStringTok" w:customStyle="1">
    <w:name w:val="VerbatimStringTok"/>
    <w:basedOn w:val="VerbatimChar"/>
    <w:rPr>
      <w:rFonts w:ascii="Consolas" w:hAnsi="Consolas"/>
      <w:color w:val="4070A0"/>
      <w:sz w:val="22"/>
    </w:rPr>
  </w:style>
  <w:style w:type="character" w:styleId="SpecialStringTok" w:customStyle="1">
    <w:name w:val="SpecialStringTok"/>
    <w:basedOn w:val="VerbatimChar"/>
    <w:rPr>
      <w:rFonts w:ascii="Consolas" w:hAnsi="Consolas"/>
      <w:color w:val="BB6688"/>
      <w:sz w:val="22"/>
    </w:rPr>
  </w:style>
  <w:style w:type="character" w:styleId="ImportTok" w:customStyle="1">
    <w:name w:val="ImportTok"/>
    <w:basedOn w:val="VerbatimChar"/>
    <w:rPr>
      <w:rFonts w:ascii="Consolas" w:hAnsi="Consolas"/>
      <w:b/>
      <w:color w:val="008000"/>
      <w:sz w:val="22"/>
    </w:rPr>
  </w:style>
  <w:style w:type="character" w:styleId="CommentTok" w:customStyle="1">
    <w:name w:val="CommentTok"/>
    <w:basedOn w:val="VerbatimChar"/>
    <w:rPr>
      <w:rFonts w:ascii="Consolas" w:hAnsi="Consolas"/>
      <w:i/>
      <w:color w:val="60A0B0"/>
      <w:sz w:val="22"/>
    </w:rPr>
  </w:style>
  <w:style w:type="character" w:styleId="DocumentationTok" w:customStyle="1">
    <w:name w:val="DocumentationTok"/>
    <w:basedOn w:val="VerbatimChar"/>
    <w:rPr>
      <w:rFonts w:ascii="Consolas" w:hAnsi="Consolas"/>
      <w:i/>
      <w:color w:val="BA2121"/>
      <w:sz w:val="22"/>
    </w:rPr>
  </w:style>
  <w:style w:type="character" w:styleId="AnnotationTok" w:customStyle="1">
    <w:name w:val="AnnotationTok"/>
    <w:basedOn w:val="VerbatimChar"/>
    <w:rPr>
      <w:rFonts w:ascii="Consolas" w:hAnsi="Consolas"/>
      <w:b/>
      <w:i/>
      <w:color w:val="60A0B0"/>
      <w:sz w:val="22"/>
    </w:rPr>
  </w:style>
  <w:style w:type="character" w:styleId="CommentVarTok" w:customStyle="1">
    <w:name w:val="CommentVarTok"/>
    <w:basedOn w:val="VerbatimChar"/>
    <w:rPr>
      <w:rFonts w:ascii="Consolas" w:hAnsi="Consolas"/>
      <w:b/>
      <w:i/>
      <w:color w:val="60A0B0"/>
      <w:sz w:val="22"/>
    </w:rPr>
  </w:style>
  <w:style w:type="character" w:styleId="OtherTok" w:customStyle="1">
    <w:name w:val="OtherTok"/>
    <w:basedOn w:val="VerbatimChar"/>
    <w:rPr>
      <w:rFonts w:ascii="Consolas" w:hAnsi="Consolas"/>
      <w:color w:val="007020"/>
      <w:sz w:val="22"/>
    </w:rPr>
  </w:style>
  <w:style w:type="character" w:styleId="FunctionTok" w:customStyle="1">
    <w:name w:val="FunctionTok"/>
    <w:basedOn w:val="VerbatimChar"/>
    <w:rPr>
      <w:rFonts w:ascii="Consolas" w:hAnsi="Consolas"/>
      <w:color w:val="06287E"/>
      <w:sz w:val="22"/>
    </w:rPr>
  </w:style>
  <w:style w:type="character" w:styleId="VariableTok" w:customStyle="1">
    <w:name w:val="VariableTok"/>
    <w:basedOn w:val="VerbatimChar"/>
    <w:rPr>
      <w:rFonts w:ascii="Consolas" w:hAnsi="Consolas"/>
      <w:color w:val="19177C"/>
      <w:sz w:val="22"/>
    </w:rPr>
  </w:style>
  <w:style w:type="character" w:styleId="ControlFlowTok" w:customStyle="1">
    <w:name w:val="ControlFlowTok"/>
    <w:basedOn w:val="VerbatimChar"/>
    <w:rPr>
      <w:rFonts w:ascii="Consolas" w:hAnsi="Consolas"/>
      <w:b/>
      <w:color w:val="007020"/>
      <w:sz w:val="22"/>
    </w:rPr>
  </w:style>
  <w:style w:type="character" w:styleId="OperatorTok" w:customStyle="1">
    <w:name w:val="OperatorTok"/>
    <w:basedOn w:val="VerbatimChar"/>
    <w:rPr>
      <w:rFonts w:ascii="Consolas" w:hAnsi="Consolas"/>
      <w:color w:val="666666"/>
      <w:sz w:val="22"/>
    </w:rPr>
  </w:style>
  <w:style w:type="character" w:styleId="BuiltInTok" w:customStyle="1">
    <w:name w:val="BuiltInTok"/>
    <w:basedOn w:val="VerbatimChar"/>
    <w:rPr>
      <w:rFonts w:ascii="Consolas" w:hAnsi="Consolas"/>
      <w:color w:val="008000"/>
      <w:sz w:val="22"/>
    </w:rPr>
  </w:style>
  <w:style w:type="character" w:styleId="ExtensionTok" w:customStyle="1">
    <w:name w:val="ExtensionTok"/>
    <w:basedOn w:val="VerbatimChar"/>
    <w:rPr>
      <w:rFonts w:ascii="Consolas" w:hAnsi="Consolas"/>
      <w:sz w:val="22"/>
    </w:rPr>
  </w:style>
  <w:style w:type="character" w:styleId="PreprocessorTok" w:customStyle="1">
    <w:name w:val="PreprocessorTok"/>
    <w:basedOn w:val="VerbatimChar"/>
    <w:rPr>
      <w:rFonts w:ascii="Consolas" w:hAnsi="Consolas"/>
      <w:color w:val="BC7A00"/>
      <w:sz w:val="22"/>
    </w:rPr>
  </w:style>
  <w:style w:type="character" w:styleId="AttributeTok" w:customStyle="1">
    <w:name w:val="AttributeTok"/>
    <w:basedOn w:val="VerbatimChar"/>
    <w:rPr>
      <w:rFonts w:ascii="Consolas" w:hAnsi="Consolas"/>
      <w:color w:val="7D9029"/>
      <w:sz w:val="22"/>
    </w:rPr>
  </w:style>
  <w:style w:type="character" w:styleId="RegionMarkerTok" w:customStyle="1">
    <w:name w:val="RegionMarkerTok"/>
    <w:basedOn w:val="VerbatimChar"/>
    <w:rPr>
      <w:rFonts w:ascii="Consolas" w:hAnsi="Consolas"/>
      <w:sz w:val="22"/>
    </w:rPr>
  </w:style>
  <w:style w:type="character" w:styleId="InformationTok" w:customStyle="1">
    <w:name w:val="InformationTok"/>
    <w:basedOn w:val="VerbatimChar"/>
    <w:rPr>
      <w:rFonts w:ascii="Consolas" w:hAnsi="Consolas"/>
      <w:b/>
      <w:i/>
      <w:color w:val="60A0B0"/>
      <w:sz w:val="22"/>
    </w:rPr>
  </w:style>
  <w:style w:type="character" w:styleId="WarningTok" w:customStyle="1">
    <w:name w:val="WarningTok"/>
    <w:basedOn w:val="VerbatimChar"/>
    <w:rPr>
      <w:rFonts w:ascii="Consolas" w:hAnsi="Consolas"/>
      <w:b/>
      <w:i/>
      <w:color w:val="60A0B0"/>
      <w:sz w:val="22"/>
    </w:rPr>
  </w:style>
  <w:style w:type="character" w:styleId="AlertTok" w:customStyle="1">
    <w:name w:val="AlertTok"/>
    <w:basedOn w:val="VerbatimChar"/>
    <w:rPr>
      <w:rFonts w:ascii="Consolas" w:hAnsi="Consolas"/>
      <w:b/>
      <w:color w:val="FF0000"/>
      <w:sz w:val="22"/>
    </w:rPr>
  </w:style>
  <w:style w:type="character" w:styleId="ErrorTok" w:customStyle="1">
    <w:name w:val="ErrorTok"/>
    <w:basedOn w:val="VerbatimChar"/>
    <w:rPr>
      <w:rFonts w:ascii="Consolas" w:hAnsi="Consolas"/>
      <w:b/>
      <w:color w:val="FF0000"/>
      <w:sz w:val="22"/>
    </w:rPr>
  </w:style>
  <w:style w:type="character" w:styleId="NormalTok" w:customStyle="1">
    <w:name w:val="NormalTok"/>
    <w:basedOn w:val="VerbatimChar"/>
    <w:rPr>
      <w:rFonts w:ascii="Consolas" w:hAnsi="Consolas"/>
      <w:sz w:val="22"/>
    </w:rPr>
  </w:style>
  <w:style w:type="character" w:styleId="Heading1Char" w:customStyle="1">
    <w:name w:val="Heading 1 Char"/>
    <w:basedOn w:val="DefaultParagraphFont"/>
    <w:link w:val="Heading1"/>
    <w:uiPriority w:val="9"/>
    <w:rsid w:val="00EB26D4"/>
    <w:rPr>
      <w:rFonts w:asciiTheme="majorHAnsi" w:hAnsiTheme="majorHAnsi" w:eastAsiaTheme="majorEastAsia" w:cstheme="majorBidi"/>
      <w:b/>
      <w:bCs/>
      <w:color w:val="4F81BD" w:themeColor="accent1"/>
      <w:sz w:val="32"/>
      <w:szCs w:val="32"/>
    </w:rPr>
  </w:style>
  <w:style w:type="character" w:styleId="UnresolvedMention">
    <w:name w:val="Unresolved Mention"/>
    <w:basedOn w:val="DefaultParagraphFont"/>
    <w:uiPriority w:val="99"/>
    <w:semiHidden/>
    <w:unhideWhenUsed/>
    <w:rsid w:val="002345D9"/>
    <w:rPr>
      <w:color w:val="605E5C"/>
      <w:shd w:val="clear" w:color="auto" w:fill="E1DFDD"/>
    </w:rPr>
  </w:style>
  <w:style w:type="paragraph" w:styleId="EndnoteText">
    <w:name w:val="endnote text"/>
    <w:basedOn w:val="Normal"/>
    <w:link w:val="EndnoteTextChar"/>
    <w:rsid w:val="00CA5619"/>
    <w:pPr>
      <w:spacing w:after="0"/>
    </w:pPr>
    <w:rPr>
      <w:sz w:val="20"/>
      <w:szCs w:val="20"/>
    </w:rPr>
  </w:style>
  <w:style w:type="character" w:styleId="EndnoteTextChar" w:customStyle="1">
    <w:name w:val="Endnote Text Char"/>
    <w:basedOn w:val="DefaultParagraphFont"/>
    <w:link w:val="EndnoteText"/>
    <w:rsid w:val="00CA5619"/>
    <w:rPr>
      <w:sz w:val="20"/>
      <w:szCs w:val="20"/>
    </w:rPr>
  </w:style>
  <w:style w:type="character" w:styleId="EndnoteReference">
    <w:name w:val="endnote reference"/>
    <w:basedOn w:val="DefaultParagraphFont"/>
    <w:rsid w:val="00CA5619"/>
    <w:rPr>
      <w:vertAlign w:val="superscript"/>
    </w:rPr>
  </w:style>
  <w:style w:type="paragraph" w:styleId="Header">
    <w:name w:val="header"/>
    <w:basedOn w:val="Normal"/>
    <w:link w:val="HeaderChar"/>
    <w:rsid w:val="001A77E4"/>
    <w:pPr>
      <w:tabs>
        <w:tab w:val="center" w:pos="4819"/>
        <w:tab w:val="right" w:pos="9638"/>
      </w:tabs>
      <w:spacing w:after="0"/>
    </w:pPr>
  </w:style>
  <w:style w:type="character" w:styleId="HeaderChar" w:customStyle="1">
    <w:name w:val="Header Char"/>
    <w:basedOn w:val="DefaultParagraphFont"/>
    <w:link w:val="Header"/>
    <w:rsid w:val="001A77E4"/>
  </w:style>
  <w:style w:type="paragraph" w:styleId="Footer">
    <w:name w:val="footer"/>
    <w:basedOn w:val="Normal"/>
    <w:link w:val="FooterChar"/>
    <w:rsid w:val="001A77E4"/>
    <w:pPr>
      <w:tabs>
        <w:tab w:val="center" w:pos="4819"/>
        <w:tab w:val="right" w:pos="9638"/>
      </w:tabs>
      <w:spacing w:after="0"/>
    </w:pPr>
  </w:style>
  <w:style w:type="character" w:styleId="FooterChar" w:customStyle="1">
    <w:name w:val="Footer Char"/>
    <w:basedOn w:val="DefaultParagraphFont"/>
    <w:link w:val="Footer"/>
    <w:rsid w:val="001A77E4"/>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18903">
      <w:bodyDiv w:val="1"/>
      <w:marLeft w:val="0"/>
      <w:marRight w:val="0"/>
      <w:marTop w:val="0"/>
      <w:marBottom w:val="0"/>
      <w:divBdr>
        <w:top w:val="none" w:sz="0" w:space="0" w:color="auto"/>
        <w:left w:val="none" w:sz="0" w:space="0" w:color="auto"/>
        <w:bottom w:val="none" w:sz="0" w:space="0" w:color="auto"/>
        <w:right w:val="none" w:sz="0" w:space="0" w:color="auto"/>
      </w:divBdr>
    </w:div>
    <w:div w:id="11879232">
      <w:bodyDiv w:val="1"/>
      <w:marLeft w:val="0"/>
      <w:marRight w:val="0"/>
      <w:marTop w:val="0"/>
      <w:marBottom w:val="0"/>
      <w:divBdr>
        <w:top w:val="none" w:sz="0" w:space="0" w:color="auto"/>
        <w:left w:val="none" w:sz="0" w:space="0" w:color="auto"/>
        <w:bottom w:val="none" w:sz="0" w:space="0" w:color="auto"/>
        <w:right w:val="none" w:sz="0" w:space="0" w:color="auto"/>
      </w:divBdr>
    </w:div>
    <w:div w:id="53968823">
      <w:bodyDiv w:val="1"/>
      <w:marLeft w:val="0"/>
      <w:marRight w:val="0"/>
      <w:marTop w:val="0"/>
      <w:marBottom w:val="0"/>
      <w:divBdr>
        <w:top w:val="none" w:sz="0" w:space="0" w:color="auto"/>
        <w:left w:val="none" w:sz="0" w:space="0" w:color="auto"/>
        <w:bottom w:val="none" w:sz="0" w:space="0" w:color="auto"/>
        <w:right w:val="none" w:sz="0" w:space="0" w:color="auto"/>
      </w:divBdr>
    </w:div>
    <w:div w:id="72359024">
      <w:bodyDiv w:val="1"/>
      <w:marLeft w:val="0"/>
      <w:marRight w:val="0"/>
      <w:marTop w:val="0"/>
      <w:marBottom w:val="0"/>
      <w:divBdr>
        <w:top w:val="none" w:sz="0" w:space="0" w:color="auto"/>
        <w:left w:val="none" w:sz="0" w:space="0" w:color="auto"/>
        <w:bottom w:val="none" w:sz="0" w:space="0" w:color="auto"/>
        <w:right w:val="none" w:sz="0" w:space="0" w:color="auto"/>
      </w:divBdr>
    </w:div>
    <w:div w:id="105976395">
      <w:bodyDiv w:val="1"/>
      <w:marLeft w:val="0"/>
      <w:marRight w:val="0"/>
      <w:marTop w:val="0"/>
      <w:marBottom w:val="0"/>
      <w:divBdr>
        <w:top w:val="none" w:sz="0" w:space="0" w:color="auto"/>
        <w:left w:val="none" w:sz="0" w:space="0" w:color="auto"/>
        <w:bottom w:val="none" w:sz="0" w:space="0" w:color="auto"/>
        <w:right w:val="none" w:sz="0" w:space="0" w:color="auto"/>
      </w:divBdr>
    </w:div>
    <w:div w:id="137379310">
      <w:bodyDiv w:val="1"/>
      <w:marLeft w:val="0"/>
      <w:marRight w:val="0"/>
      <w:marTop w:val="0"/>
      <w:marBottom w:val="0"/>
      <w:divBdr>
        <w:top w:val="none" w:sz="0" w:space="0" w:color="auto"/>
        <w:left w:val="none" w:sz="0" w:space="0" w:color="auto"/>
        <w:bottom w:val="none" w:sz="0" w:space="0" w:color="auto"/>
        <w:right w:val="none" w:sz="0" w:space="0" w:color="auto"/>
      </w:divBdr>
    </w:div>
    <w:div w:id="184680539">
      <w:bodyDiv w:val="1"/>
      <w:marLeft w:val="0"/>
      <w:marRight w:val="0"/>
      <w:marTop w:val="0"/>
      <w:marBottom w:val="0"/>
      <w:divBdr>
        <w:top w:val="none" w:sz="0" w:space="0" w:color="auto"/>
        <w:left w:val="none" w:sz="0" w:space="0" w:color="auto"/>
        <w:bottom w:val="none" w:sz="0" w:space="0" w:color="auto"/>
        <w:right w:val="none" w:sz="0" w:space="0" w:color="auto"/>
      </w:divBdr>
    </w:div>
    <w:div w:id="226569639">
      <w:bodyDiv w:val="1"/>
      <w:marLeft w:val="0"/>
      <w:marRight w:val="0"/>
      <w:marTop w:val="0"/>
      <w:marBottom w:val="0"/>
      <w:divBdr>
        <w:top w:val="none" w:sz="0" w:space="0" w:color="auto"/>
        <w:left w:val="none" w:sz="0" w:space="0" w:color="auto"/>
        <w:bottom w:val="none" w:sz="0" w:space="0" w:color="auto"/>
        <w:right w:val="none" w:sz="0" w:space="0" w:color="auto"/>
      </w:divBdr>
    </w:div>
    <w:div w:id="421992121">
      <w:bodyDiv w:val="1"/>
      <w:marLeft w:val="0"/>
      <w:marRight w:val="0"/>
      <w:marTop w:val="0"/>
      <w:marBottom w:val="0"/>
      <w:divBdr>
        <w:top w:val="none" w:sz="0" w:space="0" w:color="auto"/>
        <w:left w:val="none" w:sz="0" w:space="0" w:color="auto"/>
        <w:bottom w:val="none" w:sz="0" w:space="0" w:color="auto"/>
        <w:right w:val="none" w:sz="0" w:space="0" w:color="auto"/>
      </w:divBdr>
    </w:div>
    <w:div w:id="460734760">
      <w:bodyDiv w:val="1"/>
      <w:marLeft w:val="0"/>
      <w:marRight w:val="0"/>
      <w:marTop w:val="0"/>
      <w:marBottom w:val="0"/>
      <w:divBdr>
        <w:top w:val="none" w:sz="0" w:space="0" w:color="auto"/>
        <w:left w:val="none" w:sz="0" w:space="0" w:color="auto"/>
        <w:bottom w:val="none" w:sz="0" w:space="0" w:color="auto"/>
        <w:right w:val="none" w:sz="0" w:space="0" w:color="auto"/>
      </w:divBdr>
    </w:div>
    <w:div w:id="472908800">
      <w:bodyDiv w:val="1"/>
      <w:marLeft w:val="0"/>
      <w:marRight w:val="0"/>
      <w:marTop w:val="0"/>
      <w:marBottom w:val="0"/>
      <w:divBdr>
        <w:top w:val="none" w:sz="0" w:space="0" w:color="auto"/>
        <w:left w:val="none" w:sz="0" w:space="0" w:color="auto"/>
        <w:bottom w:val="none" w:sz="0" w:space="0" w:color="auto"/>
        <w:right w:val="none" w:sz="0" w:space="0" w:color="auto"/>
      </w:divBdr>
    </w:div>
    <w:div w:id="503517929">
      <w:bodyDiv w:val="1"/>
      <w:marLeft w:val="0"/>
      <w:marRight w:val="0"/>
      <w:marTop w:val="0"/>
      <w:marBottom w:val="0"/>
      <w:divBdr>
        <w:top w:val="none" w:sz="0" w:space="0" w:color="auto"/>
        <w:left w:val="none" w:sz="0" w:space="0" w:color="auto"/>
        <w:bottom w:val="none" w:sz="0" w:space="0" w:color="auto"/>
        <w:right w:val="none" w:sz="0" w:space="0" w:color="auto"/>
      </w:divBdr>
    </w:div>
    <w:div w:id="548079441">
      <w:bodyDiv w:val="1"/>
      <w:marLeft w:val="0"/>
      <w:marRight w:val="0"/>
      <w:marTop w:val="0"/>
      <w:marBottom w:val="0"/>
      <w:divBdr>
        <w:top w:val="none" w:sz="0" w:space="0" w:color="auto"/>
        <w:left w:val="none" w:sz="0" w:space="0" w:color="auto"/>
        <w:bottom w:val="none" w:sz="0" w:space="0" w:color="auto"/>
        <w:right w:val="none" w:sz="0" w:space="0" w:color="auto"/>
      </w:divBdr>
    </w:div>
    <w:div w:id="581837305">
      <w:bodyDiv w:val="1"/>
      <w:marLeft w:val="0"/>
      <w:marRight w:val="0"/>
      <w:marTop w:val="0"/>
      <w:marBottom w:val="0"/>
      <w:divBdr>
        <w:top w:val="none" w:sz="0" w:space="0" w:color="auto"/>
        <w:left w:val="none" w:sz="0" w:space="0" w:color="auto"/>
        <w:bottom w:val="none" w:sz="0" w:space="0" w:color="auto"/>
        <w:right w:val="none" w:sz="0" w:space="0" w:color="auto"/>
      </w:divBdr>
    </w:div>
    <w:div w:id="604188748">
      <w:bodyDiv w:val="1"/>
      <w:marLeft w:val="0"/>
      <w:marRight w:val="0"/>
      <w:marTop w:val="0"/>
      <w:marBottom w:val="0"/>
      <w:divBdr>
        <w:top w:val="none" w:sz="0" w:space="0" w:color="auto"/>
        <w:left w:val="none" w:sz="0" w:space="0" w:color="auto"/>
        <w:bottom w:val="none" w:sz="0" w:space="0" w:color="auto"/>
        <w:right w:val="none" w:sz="0" w:space="0" w:color="auto"/>
      </w:divBdr>
    </w:div>
    <w:div w:id="608927117">
      <w:bodyDiv w:val="1"/>
      <w:marLeft w:val="0"/>
      <w:marRight w:val="0"/>
      <w:marTop w:val="0"/>
      <w:marBottom w:val="0"/>
      <w:divBdr>
        <w:top w:val="none" w:sz="0" w:space="0" w:color="auto"/>
        <w:left w:val="none" w:sz="0" w:space="0" w:color="auto"/>
        <w:bottom w:val="none" w:sz="0" w:space="0" w:color="auto"/>
        <w:right w:val="none" w:sz="0" w:space="0" w:color="auto"/>
      </w:divBdr>
    </w:div>
    <w:div w:id="643505477">
      <w:bodyDiv w:val="1"/>
      <w:marLeft w:val="0"/>
      <w:marRight w:val="0"/>
      <w:marTop w:val="0"/>
      <w:marBottom w:val="0"/>
      <w:divBdr>
        <w:top w:val="none" w:sz="0" w:space="0" w:color="auto"/>
        <w:left w:val="none" w:sz="0" w:space="0" w:color="auto"/>
        <w:bottom w:val="none" w:sz="0" w:space="0" w:color="auto"/>
        <w:right w:val="none" w:sz="0" w:space="0" w:color="auto"/>
      </w:divBdr>
    </w:div>
    <w:div w:id="698816948">
      <w:bodyDiv w:val="1"/>
      <w:marLeft w:val="0"/>
      <w:marRight w:val="0"/>
      <w:marTop w:val="0"/>
      <w:marBottom w:val="0"/>
      <w:divBdr>
        <w:top w:val="none" w:sz="0" w:space="0" w:color="auto"/>
        <w:left w:val="none" w:sz="0" w:space="0" w:color="auto"/>
        <w:bottom w:val="none" w:sz="0" w:space="0" w:color="auto"/>
        <w:right w:val="none" w:sz="0" w:space="0" w:color="auto"/>
      </w:divBdr>
    </w:div>
    <w:div w:id="787309648">
      <w:bodyDiv w:val="1"/>
      <w:marLeft w:val="0"/>
      <w:marRight w:val="0"/>
      <w:marTop w:val="0"/>
      <w:marBottom w:val="0"/>
      <w:divBdr>
        <w:top w:val="none" w:sz="0" w:space="0" w:color="auto"/>
        <w:left w:val="none" w:sz="0" w:space="0" w:color="auto"/>
        <w:bottom w:val="none" w:sz="0" w:space="0" w:color="auto"/>
        <w:right w:val="none" w:sz="0" w:space="0" w:color="auto"/>
      </w:divBdr>
    </w:div>
    <w:div w:id="790787320">
      <w:bodyDiv w:val="1"/>
      <w:marLeft w:val="0"/>
      <w:marRight w:val="0"/>
      <w:marTop w:val="0"/>
      <w:marBottom w:val="0"/>
      <w:divBdr>
        <w:top w:val="none" w:sz="0" w:space="0" w:color="auto"/>
        <w:left w:val="none" w:sz="0" w:space="0" w:color="auto"/>
        <w:bottom w:val="none" w:sz="0" w:space="0" w:color="auto"/>
        <w:right w:val="none" w:sz="0" w:space="0" w:color="auto"/>
      </w:divBdr>
    </w:div>
    <w:div w:id="837119317">
      <w:bodyDiv w:val="1"/>
      <w:marLeft w:val="0"/>
      <w:marRight w:val="0"/>
      <w:marTop w:val="0"/>
      <w:marBottom w:val="0"/>
      <w:divBdr>
        <w:top w:val="none" w:sz="0" w:space="0" w:color="auto"/>
        <w:left w:val="none" w:sz="0" w:space="0" w:color="auto"/>
        <w:bottom w:val="none" w:sz="0" w:space="0" w:color="auto"/>
        <w:right w:val="none" w:sz="0" w:space="0" w:color="auto"/>
      </w:divBdr>
    </w:div>
    <w:div w:id="885726576">
      <w:bodyDiv w:val="1"/>
      <w:marLeft w:val="0"/>
      <w:marRight w:val="0"/>
      <w:marTop w:val="0"/>
      <w:marBottom w:val="0"/>
      <w:divBdr>
        <w:top w:val="none" w:sz="0" w:space="0" w:color="auto"/>
        <w:left w:val="none" w:sz="0" w:space="0" w:color="auto"/>
        <w:bottom w:val="none" w:sz="0" w:space="0" w:color="auto"/>
        <w:right w:val="none" w:sz="0" w:space="0" w:color="auto"/>
      </w:divBdr>
    </w:div>
    <w:div w:id="915557387">
      <w:bodyDiv w:val="1"/>
      <w:marLeft w:val="0"/>
      <w:marRight w:val="0"/>
      <w:marTop w:val="0"/>
      <w:marBottom w:val="0"/>
      <w:divBdr>
        <w:top w:val="none" w:sz="0" w:space="0" w:color="auto"/>
        <w:left w:val="none" w:sz="0" w:space="0" w:color="auto"/>
        <w:bottom w:val="none" w:sz="0" w:space="0" w:color="auto"/>
        <w:right w:val="none" w:sz="0" w:space="0" w:color="auto"/>
      </w:divBdr>
    </w:div>
    <w:div w:id="969437635">
      <w:bodyDiv w:val="1"/>
      <w:marLeft w:val="0"/>
      <w:marRight w:val="0"/>
      <w:marTop w:val="0"/>
      <w:marBottom w:val="0"/>
      <w:divBdr>
        <w:top w:val="none" w:sz="0" w:space="0" w:color="auto"/>
        <w:left w:val="none" w:sz="0" w:space="0" w:color="auto"/>
        <w:bottom w:val="none" w:sz="0" w:space="0" w:color="auto"/>
        <w:right w:val="none" w:sz="0" w:space="0" w:color="auto"/>
      </w:divBdr>
    </w:div>
    <w:div w:id="1013193094">
      <w:bodyDiv w:val="1"/>
      <w:marLeft w:val="0"/>
      <w:marRight w:val="0"/>
      <w:marTop w:val="0"/>
      <w:marBottom w:val="0"/>
      <w:divBdr>
        <w:top w:val="none" w:sz="0" w:space="0" w:color="auto"/>
        <w:left w:val="none" w:sz="0" w:space="0" w:color="auto"/>
        <w:bottom w:val="none" w:sz="0" w:space="0" w:color="auto"/>
        <w:right w:val="none" w:sz="0" w:space="0" w:color="auto"/>
      </w:divBdr>
    </w:div>
    <w:div w:id="1058093284">
      <w:bodyDiv w:val="1"/>
      <w:marLeft w:val="0"/>
      <w:marRight w:val="0"/>
      <w:marTop w:val="0"/>
      <w:marBottom w:val="0"/>
      <w:divBdr>
        <w:top w:val="none" w:sz="0" w:space="0" w:color="auto"/>
        <w:left w:val="none" w:sz="0" w:space="0" w:color="auto"/>
        <w:bottom w:val="none" w:sz="0" w:space="0" w:color="auto"/>
        <w:right w:val="none" w:sz="0" w:space="0" w:color="auto"/>
      </w:divBdr>
    </w:div>
    <w:div w:id="1091971162">
      <w:bodyDiv w:val="1"/>
      <w:marLeft w:val="0"/>
      <w:marRight w:val="0"/>
      <w:marTop w:val="0"/>
      <w:marBottom w:val="0"/>
      <w:divBdr>
        <w:top w:val="none" w:sz="0" w:space="0" w:color="auto"/>
        <w:left w:val="none" w:sz="0" w:space="0" w:color="auto"/>
        <w:bottom w:val="none" w:sz="0" w:space="0" w:color="auto"/>
        <w:right w:val="none" w:sz="0" w:space="0" w:color="auto"/>
      </w:divBdr>
    </w:div>
    <w:div w:id="1122113714">
      <w:bodyDiv w:val="1"/>
      <w:marLeft w:val="0"/>
      <w:marRight w:val="0"/>
      <w:marTop w:val="0"/>
      <w:marBottom w:val="0"/>
      <w:divBdr>
        <w:top w:val="none" w:sz="0" w:space="0" w:color="auto"/>
        <w:left w:val="none" w:sz="0" w:space="0" w:color="auto"/>
        <w:bottom w:val="none" w:sz="0" w:space="0" w:color="auto"/>
        <w:right w:val="none" w:sz="0" w:space="0" w:color="auto"/>
      </w:divBdr>
    </w:div>
    <w:div w:id="1141537907">
      <w:bodyDiv w:val="1"/>
      <w:marLeft w:val="0"/>
      <w:marRight w:val="0"/>
      <w:marTop w:val="0"/>
      <w:marBottom w:val="0"/>
      <w:divBdr>
        <w:top w:val="none" w:sz="0" w:space="0" w:color="auto"/>
        <w:left w:val="none" w:sz="0" w:space="0" w:color="auto"/>
        <w:bottom w:val="none" w:sz="0" w:space="0" w:color="auto"/>
        <w:right w:val="none" w:sz="0" w:space="0" w:color="auto"/>
      </w:divBdr>
    </w:div>
    <w:div w:id="1213075421">
      <w:bodyDiv w:val="1"/>
      <w:marLeft w:val="0"/>
      <w:marRight w:val="0"/>
      <w:marTop w:val="0"/>
      <w:marBottom w:val="0"/>
      <w:divBdr>
        <w:top w:val="none" w:sz="0" w:space="0" w:color="auto"/>
        <w:left w:val="none" w:sz="0" w:space="0" w:color="auto"/>
        <w:bottom w:val="none" w:sz="0" w:space="0" w:color="auto"/>
        <w:right w:val="none" w:sz="0" w:space="0" w:color="auto"/>
      </w:divBdr>
    </w:div>
    <w:div w:id="1222861748">
      <w:bodyDiv w:val="1"/>
      <w:marLeft w:val="0"/>
      <w:marRight w:val="0"/>
      <w:marTop w:val="0"/>
      <w:marBottom w:val="0"/>
      <w:divBdr>
        <w:top w:val="none" w:sz="0" w:space="0" w:color="auto"/>
        <w:left w:val="none" w:sz="0" w:space="0" w:color="auto"/>
        <w:bottom w:val="none" w:sz="0" w:space="0" w:color="auto"/>
        <w:right w:val="none" w:sz="0" w:space="0" w:color="auto"/>
      </w:divBdr>
    </w:div>
    <w:div w:id="1227640922">
      <w:bodyDiv w:val="1"/>
      <w:marLeft w:val="0"/>
      <w:marRight w:val="0"/>
      <w:marTop w:val="0"/>
      <w:marBottom w:val="0"/>
      <w:divBdr>
        <w:top w:val="none" w:sz="0" w:space="0" w:color="auto"/>
        <w:left w:val="none" w:sz="0" w:space="0" w:color="auto"/>
        <w:bottom w:val="none" w:sz="0" w:space="0" w:color="auto"/>
        <w:right w:val="none" w:sz="0" w:space="0" w:color="auto"/>
      </w:divBdr>
    </w:div>
    <w:div w:id="1251309458">
      <w:bodyDiv w:val="1"/>
      <w:marLeft w:val="0"/>
      <w:marRight w:val="0"/>
      <w:marTop w:val="0"/>
      <w:marBottom w:val="0"/>
      <w:divBdr>
        <w:top w:val="none" w:sz="0" w:space="0" w:color="auto"/>
        <w:left w:val="none" w:sz="0" w:space="0" w:color="auto"/>
        <w:bottom w:val="none" w:sz="0" w:space="0" w:color="auto"/>
        <w:right w:val="none" w:sz="0" w:space="0" w:color="auto"/>
      </w:divBdr>
    </w:div>
    <w:div w:id="1258979263">
      <w:bodyDiv w:val="1"/>
      <w:marLeft w:val="0"/>
      <w:marRight w:val="0"/>
      <w:marTop w:val="0"/>
      <w:marBottom w:val="0"/>
      <w:divBdr>
        <w:top w:val="none" w:sz="0" w:space="0" w:color="auto"/>
        <w:left w:val="none" w:sz="0" w:space="0" w:color="auto"/>
        <w:bottom w:val="none" w:sz="0" w:space="0" w:color="auto"/>
        <w:right w:val="none" w:sz="0" w:space="0" w:color="auto"/>
      </w:divBdr>
    </w:div>
    <w:div w:id="1267732742">
      <w:bodyDiv w:val="1"/>
      <w:marLeft w:val="0"/>
      <w:marRight w:val="0"/>
      <w:marTop w:val="0"/>
      <w:marBottom w:val="0"/>
      <w:divBdr>
        <w:top w:val="none" w:sz="0" w:space="0" w:color="auto"/>
        <w:left w:val="none" w:sz="0" w:space="0" w:color="auto"/>
        <w:bottom w:val="none" w:sz="0" w:space="0" w:color="auto"/>
        <w:right w:val="none" w:sz="0" w:space="0" w:color="auto"/>
      </w:divBdr>
    </w:div>
    <w:div w:id="1272394473">
      <w:bodyDiv w:val="1"/>
      <w:marLeft w:val="0"/>
      <w:marRight w:val="0"/>
      <w:marTop w:val="0"/>
      <w:marBottom w:val="0"/>
      <w:divBdr>
        <w:top w:val="none" w:sz="0" w:space="0" w:color="auto"/>
        <w:left w:val="none" w:sz="0" w:space="0" w:color="auto"/>
        <w:bottom w:val="none" w:sz="0" w:space="0" w:color="auto"/>
        <w:right w:val="none" w:sz="0" w:space="0" w:color="auto"/>
      </w:divBdr>
    </w:div>
    <w:div w:id="1290892478">
      <w:bodyDiv w:val="1"/>
      <w:marLeft w:val="0"/>
      <w:marRight w:val="0"/>
      <w:marTop w:val="0"/>
      <w:marBottom w:val="0"/>
      <w:divBdr>
        <w:top w:val="none" w:sz="0" w:space="0" w:color="auto"/>
        <w:left w:val="none" w:sz="0" w:space="0" w:color="auto"/>
        <w:bottom w:val="none" w:sz="0" w:space="0" w:color="auto"/>
        <w:right w:val="none" w:sz="0" w:space="0" w:color="auto"/>
      </w:divBdr>
    </w:div>
    <w:div w:id="1334913241">
      <w:bodyDiv w:val="1"/>
      <w:marLeft w:val="0"/>
      <w:marRight w:val="0"/>
      <w:marTop w:val="0"/>
      <w:marBottom w:val="0"/>
      <w:divBdr>
        <w:top w:val="none" w:sz="0" w:space="0" w:color="auto"/>
        <w:left w:val="none" w:sz="0" w:space="0" w:color="auto"/>
        <w:bottom w:val="none" w:sz="0" w:space="0" w:color="auto"/>
        <w:right w:val="none" w:sz="0" w:space="0" w:color="auto"/>
      </w:divBdr>
    </w:div>
    <w:div w:id="1341393016">
      <w:bodyDiv w:val="1"/>
      <w:marLeft w:val="0"/>
      <w:marRight w:val="0"/>
      <w:marTop w:val="0"/>
      <w:marBottom w:val="0"/>
      <w:divBdr>
        <w:top w:val="none" w:sz="0" w:space="0" w:color="auto"/>
        <w:left w:val="none" w:sz="0" w:space="0" w:color="auto"/>
        <w:bottom w:val="none" w:sz="0" w:space="0" w:color="auto"/>
        <w:right w:val="none" w:sz="0" w:space="0" w:color="auto"/>
      </w:divBdr>
    </w:div>
    <w:div w:id="1384060203">
      <w:bodyDiv w:val="1"/>
      <w:marLeft w:val="0"/>
      <w:marRight w:val="0"/>
      <w:marTop w:val="0"/>
      <w:marBottom w:val="0"/>
      <w:divBdr>
        <w:top w:val="none" w:sz="0" w:space="0" w:color="auto"/>
        <w:left w:val="none" w:sz="0" w:space="0" w:color="auto"/>
        <w:bottom w:val="none" w:sz="0" w:space="0" w:color="auto"/>
        <w:right w:val="none" w:sz="0" w:space="0" w:color="auto"/>
      </w:divBdr>
    </w:div>
    <w:div w:id="1385641097">
      <w:bodyDiv w:val="1"/>
      <w:marLeft w:val="0"/>
      <w:marRight w:val="0"/>
      <w:marTop w:val="0"/>
      <w:marBottom w:val="0"/>
      <w:divBdr>
        <w:top w:val="none" w:sz="0" w:space="0" w:color="auto"/>
        <w:left w:val="none" w:sz="0" w:space="0" w:color="auto"/>
        <w:bottom w:val="none" w:sz="0" w:space="0" w:color="auto"/>
        <w:right w:val="none" w:sz="0" w:space="0" w:color="auto"/>
      </w:divBdr>
    </w:div>
    <w:div w:id="1387297562">
      <w:bodyDiv w:val="1"/>
      <w:marLeft w:val="0"/>
      <w:marRight w:val="0"/>
      <w:marTop w:val="0"/>
      <w:marBottom w:val="0"/>
      <w:divBdr>
        <w:top w:val="none" w:sz="0" w:space="0" w:color="auto"/>
        <w:left w:val="none" w:sz="0" w:space="0" w:color="auto"/>
        <w:bottom w:val="none" w:sz="0" w:space="0" w:color="auto"/>
        <w:right w:val="none" w:sz="0" w:space="0" w:color="auto"/>
      </w:divBdr>
    </w:div>
    <w:div w:id="1395590678">
      <w:bodyDiv w:val="1"/>
      <w:marLeft w:val="0"/>
      <w:marRight w:val="0"/>
      <w:marTop w:val="0"/>
      <w:marBottom w:val="0"/>
      <w:divBdr>
        <w:top w:val="none" w:sz="0" w:space="0" w:color="auto"/>
        <w:left w:val="none" w:sz="0" w:space="0" w:color="auto"/>
        <w:bottom w:val="none" w:sz="0" w:space="0" w:color="auto"/>
        <w:right w:val="none" w:sz="0" w:space="0" w:color="auto"/>
      </w:divBdr>
    </w:div>
    <w:div w:id="1433697416">
      <w:bodyDiv w:val="1"/>
      <w:marLeft w:val="0"/>
      <w:marRight w:val="0"/>
      <w:marTop w:val="0"/>
      <w:marBottom w:val="0"/>
      <w:divBdr>
        <w:top w:val="none" w:sz="0" w:space="0" w:color="auto"/>
        <w:left w:val="none" w:sz="0" w:space="0" w:color="auto"/>
        <w:bottom w:val="none" w:sz="0" w:space="0" w:color="auto"/>
        <w:right w:val="none" w:sz="0" w:space="0" w:color="auto"/>
      </w:divBdr>
    </w:div>
    <w:div w:id="1461723978">
      <w:bodyDiv w:val="1"/>
      <w:marLeft w:val="0"/>
      <w:marRight w:val="0"/>
      <w:marTop w:val="0"/>
      <w:marBottom w:val="0"/>
      <w:divBdr>
        <w:top w:val="none" w:sz="0" w:space="0" w:color="auto"/>
        <w:left w:val="none" w:sz="0" w:space="0" w:color="auto"/>
        <w:bottom w:val="none" w:sz="0" w:space="0" w:color="auto"/>
        <w:right w:val="none" w:sz="0" w:space="0" w:color="auto"/>
      </w:divBdr>
    </w:div>
    <w:div w:id="1662612219">
      <w:bodyDiv w:val="1"/>
      <w:marLeft w:val="0"/>
      <w:marRight w:val="0"/>
      <w:marTop w:val="0"/>
      <w:marBottom w:val="0"/>
      <w:divBdr>
        <w:top w:val="none" w:sz="0" w:space="0" w:color="auto"/>
        <w:left w:val="none" w:sz="0" w:space="0" w:color="auto"/>
        <w:bottom w:val="none" w:sz="0" w:space="0" w:color="auto"/>
        <w:right w:val="none" w:sz="0" w:space="0" w:color="auto"/>
      </w:divBdr>
    </w:div>
    <w:div w:id="1690372118">
      <w:bodyDiv w:val="1"/>
      <w:marLeft w:val="0"/>
      <w:marRight w:val="0"/>
      <w:marTop w:val="0"/>
      <w:marBottom w:val="0"/>
      <w:divBdr>
        <w:top w:val="none" w:sz="0" w:space="0" w:color="auto"/>
        <w:left w:val="none" w:sz="0" w:space="0" w:color="auto"/>
        <w:bottom w:val="none" w:sz="0" w:space="0" w:color="auto"/>
        <w:right w:val="none" w:sz="0" w:space="0" w:color="auto"/>
      </w:divBdr>
    </w:div>
    <w:div w:id="1728069209">
      <w:bodyDiv w:val="1"/>
      <w:marLeft w:val="0"/>
      <w:marRight w:val="0"/>
      <w:marTop w:val="0"/>
      <w:marBottom w:val="0"/>
      <w:divBdr>
        <w:top w:val="none" w:sz="0" w:space="0" w:color="auto"/>
        <w:left w:val="none" w:sz="0" w:space="0" w:color="auto"/>
        <w:bottom w:val="none" w:sz="0" w:space="0" w:color="auto"/>
        <w:right w:val="none" w:sz="0" w:space="0" w:color="auto"/>
      </w:divBdr>
    </w:div>
    <w:div w:id="1777097389">
      <w:bodyDiv w:val="1"/>
      <w:marLeft w:val="0"/>
      <w:marRight w:val="0"/>
      <w:marTop w:val="0"/>
      <w:marBottom w:val="0"/>
      <w:divBdr>
        <w:top w:val="none" w:sz="0" w:space="0" w:color="auto"/>
        <w:left w:val="none" w:sz="0" w:space="0" w:color="auto"/>
        <w:bottom w:val="none" w:sz="0" w:space="0" w:color="auto"/>
        <w:right w:val="none" w:sz="0" w:space="0" w:color="auto"/>
      </w:divBdr>
    </w:div>
    <w:div w:id="1790974890">
      <w:bodyDiv w:val="1"/>
      <w:marLeft w:val="0"/>
      <w:marRight w:val="0"/>
      <w:marTop w:val="0"/>
      <w:marBottom w:val="0"/>
      <w:divBdr>
        <w:top w:val="none" w:sz="0" w:space="0" w:color="auto"/>
        <w:left w:val="none" w:sz="0" w:space="0" w:color="auto"/>
        <w:bottom w:val="none" w:sz="0" w:space="0" w:color="auto"/>
        <w:right w:val="none" w:sz="0" w:space="0" w:color="auto"/>
      </w:divBdr>
    </w:div>
    <w:div w:id="1828285876">
      <w:bodyDiv w:val="1"/>
      <w:marLeft w:val="0"/>
      <w:marRight w:val="0"/>
      <w:marTop w:val="0"/>
      <w:marBottom w:val="0"/>
      <w:divBdr>
        <w:top w:val="none" w:sz="0" w:space="0" w:color="auto"/>
        <w:left w:val="none" w:sz="0" w:space="0" w:color="auto"/>
        <w:bottom w:val="none" w:sz="0" w:space="0" w:color="auto"/>
        <w:right w:val="none" w:sz="0" w:space="0" w:color="auto"/>
      </w:divBdr>
    </w:div>
    <w:div w:id="1949773319">
      <w:bodyDiv w:val="1"/>
      <w:marLeft w:val="0"/>
      <w:marRight w:val="0"/>
      <w:marTop w:val="0"/>
      <w:marBottom w:val="0"/>
      <w:divBdr>
        <w:top w:val="none" w:sz="0" w:space="0" w:color="auto"/>
        <w:left w:val="none" w:sz="0" w:space="0" w:color="auto"/>
        <w:bottom w:val="none" w:sz="0" w:space="0" w:color="auto"/>
        <w:right w:val="none" w:sz="0" w:space="0" w:color="auto"/>
      </w:divBdr>
    </w:div>
    <w:div w:id="1960603261">
      <w:bodyDiv w:val="1"/>
      <w:marLeft w:val="0"/>
      <w:marRight w:val="0"/>
      <w:marTop w:val="0"/>
      <w:marBottom w:val="0"/>
      <w:divBdr>
        <w:top w:val="none" w:sz="0" w:space="0" w:color="auto"/>
        <w:left w:val="none" w:sz="0" w:space="0" w:color="auto"/>
        <w:bottom w:val="none" w:sz="0" w:space="0" w:color="auto"/>
        <w:right w:val="none" w:sz="0" w:space="0" w:color="auto"/>
      </w:divBdr>
    </w:div>
    <w:div w:id="2053260799">
      <w:bodyDiv w:val="1"/>
      <w:marLeft w:val="0"/>
      <w:marRight w:val="0"/>
      <w:marTop w:val="0"/>
      <w:marBottom w:val="0"/>
      <w:divBdr>
        <w:top w:val="none" w:sz="0" w:space="0" w:color="auto"/>
        <w:left w:val="none" w:sz="0" w:space="0" w:color="auto"/>
        <w:bottom w:val="none" w:sz="0" w:space="0" w:color="auto"/>
        <w:right w:val="none" w:sz="0" w:space="0" w:color="auto"/>
      </w:divBdr>
    </w:div>
    <w:div w:id="2077121629">
      <w:bodyDiv w:val="1"/>
      <w:marLeft w:val="0"/>
      <w:marRight w:val="0"/>
      <w:marTop w:val="0"/>
      <w:marBottom w:val="0"/>
      <w:divBdr>
        <w:top w:val="none" w:sz="0" w:space="0" w:color="auto"/>
        <w:left w:val="none" w:sz="0" w:space="0" w:color="auto"/>
        <w:bottom w:val="none" w:sz="0" w:space="0" w:color="auto"/>
        <w:right w:val="none" w:sz="0" w:space="0" w:color="auto"/>
      </w:divBdr>
    </w:div>
    <w:div w:id="2081098207">
      <w:bodyDiv w:val="1"/>
      <w:marLeft w:val="0"/>
      <w:marRight w:val="0"/>
      <w:marTop w:val="0"/>
      <w:marBottom w:val="0"/>
      <w:divBdr>
        <w:top w:val="none" w:sz="0" w:space="0" w:color="auto"/>
        <w:left w:val="none" w:sz="0" w:space="0" w:color="auto"/>
        <w:bottom w:val="none" w:sz="0" w:space="0" w:color="auto"/>
        <w:right w:val="none" w:sz="0" w:space="0" w:color="auto"/>
      </w:divBdr>
    </w:div>
    <w:div w:id="210707219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&#65279;<?xml version="1.0" encoding="utf-8"?><Relationships xmlns="http://schemas.openxmlformats.org/package/2006/relationships"><Relationship Type="http://schemas.openxmlformats.org/officeDocument/2006/relationships/image" Target="media/image6.png" Id="rId13" /><Relationship Type="http://schemas.openxmlformats.org/officeDocument/2006/relationships/hyperlink" Target="https://www.eduskunta.fi/EN/taysistunto/Pages/default.aspx" TargetMode="External" Id="rId26" /><Relationship Type="http://schemas.openxmlformats.org/officeDocument/2006/relationships/hyperlink" Target="https://pxdata.stat.fi/PxWeb/pxweb/fi/" TargetMode="External" Id="rId42"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image" Target="media/image4.png" Id="rId11" /><Relationship Type="http://schemas.openxmlformats.org/officeDocument/2006/relationships/hyperlink" Target="https://doi.org/10.1007/s42001-022-00196-2" TargetMode="External" Id="rId37" /><Relationship Type="http://schemas.openxmlformats.org/officeDocument/2006/relationships/webSettings" Target="webSettings.xml" Id="rId5" /><Relationship Type="http://schemas.openxmlformats.org/officeDocument/2006/relationships/theme" Target="theme/theme1.xml" Id="rId49" /><Relationship Type="http://schemas.openxmlformats.org/officeDocument/2006/relationships/image" Target="media/image3.png" Id="rId10" /><Relationship Type="http://schemas.openxmlformats.org/officeDocument/2006/relationships/hyperlink" Target="https://heinonline.org/HOL/P?h=hein.journals/jnlodmcy3i=485" TargetMode="External" Id="rId19"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hyperlink" Target="https://doi.org/10.1086/26849325" TargetMode="External" Id="rId27" /><Relationship Type="http://schemas.openxmlformats.org/officeDocument/2006/relationships/fontTable" Target="fontTable.xml" Id="rId48" /><Relationship Type="http://schemas.openxmlformats.org/officeDocument/2006/relationships/image" Target="media/image1.png" Id="rId8" /><Relationship Type="http://schemas.openxmlformats.org/officeDocument/2006/relationships/styles" Target="styles.xml" Id="rId3" /><Relationship Type="http://schemas.openxmlformats.org/officeDocument/2006/relationships/image" Target="media/image5.png" Id="rId12" /><Relationship Type="http://schemas.openxmlformats.org/officeDocument/2006/relationships/hyperlink" Target="https://doi.org/https://doi.org/10.1016/j.ipm.2021.102569" TargetMode="External" Id="rId17" /><Relationship Type="http://schemas.openxmlformats.org/officeDocument/2006/relationships/hyperlink" Target="https://doi.org/10.1038/nature14539" TargetMode="External" Id="rId33" /><Relationship Type="http://schemas.openxmlformats.org/officeDocument/2006/relationships/hyperlink" Target="https://doi.org/10.1017/S0003055402004240" TargetMode="External" Id="rId4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yperlink" Target="https://github.com/slundberg/shap" TargetMode="External" Id="Rce4e81e11ec24d2b" /><Relationship Type="http://schemas.openxmlformats.org/officeDocument/2006/relationships/hyperlink" Target="https://ieeexplore.ieee.org/abstract/document/6289079/" TargetMode="External" Id="Rc7e68cce8d91473d" /><Relationship Type="http://schemas.openxmlformats.org/officeDocument/2006/relationships/hyperlink" Target="https://ceur-ws.org/Vol-2943/haha_paper2.pdf" TargetMode="External" Id="R9838ba320e02411b" /><Relationship Type="http://schemas.openxmlformats.org/officeDocument/2006/relationships/hyperlink" Target="https://www.researchgate.net/profile/Martin-Soyland/publication/319529973_Party_Polarization_and_Parliamentary_Speech/links/59b17168aca2728472d12f82/Party-Polarization-and-Parliamentary-Speech.pdf" TargetMode="External" Id="R56a4effda2a647ad" /><Relationship Type="http://schemas.openxmlformats.org/officeDocument/2006/relationships/image" Target="/media/image7.png" Id="rId302478532" /><Relationship Type="http://schemas.openxmlformats.org/officeDocument/2006/relationships/image" Target="/media/image8.png" Id="rId389029679" /><Relationship Type="http://schemas.microsoft.com/office/2020/10/relationships/intelligence" Target="intelligence2.xml" Id="R8132f8bfe8464320" /><Relationship Type="http://schemas.openxmlformats.org/officeDocument/2006/relationships/hyperlink" Target="https://github.com/TurkuNLP/ParliamentSpeechClassifier" TargetMode="External" Id="R6a238937d8c34b98" /><Relationship Type="http://schemas.openxmlformats.org/officeDocument/2006/relationships/hyperlink" Target="https://a3s.fi/parliamentsampo/speeches/xml/index.html" TargetMode="External" Id="R314aec171a334607" /><Relationship Type="http://schemas.openxmlformats.org/officeDocument/2006/relationships/hyperlink" Target="https://doi.org/10.1111/ajps.12510" TargetMode="External" Id="R50532a7159f24ce9" /><Relationship Type="http://schemas.openxmlformats.org/officeDocument/2006/relationships/hyperlink" Target="https://ieeexplore.ieee.org/abstract/document/8851739/" TargetMode="External" Id="R4c9915080c394af6" /><Relationship Type="http://schemas.openxmlformats.org/officeDocument/2006/relationships/hyperlink" Target="https://academic.oup.com/poq/article-abstract/55/4/583/1861879" TargetMode="External" Id="R6d0e90961c0d4ef4" /><Relationship Type="http://schemas.openxmlformats.org/officeDocument/2006/relationships/hyperlink" Target="https://doi.org/10.1086/269283" TargetMode="External" Id="Rf3e8344d12714cb7" /><Relationship Type="http://schemas.openxmlformats.org/officeDocument/2006/relationships/hyperlink" Target="https://aclanthology.org/N19-1423/" TargetMode="External" Id="R4e8994dcef3a40e5" /><Relationship Type="http://schemas.openxmlformats.org/officeDocument/2006/relationships/hyperlink" Target="https://doi.org/10.1016/j.electstud.2020.102240" TargetMode="External" Id="R168108adfb5e462d" /><Relationship Type="http://schemas.openxmlformats.org/officeDocument/2006/relationships/hyperlink" Target="https://doi.org/10.1017/S0007123411000160" TargetMode="External" Id="R150e9ee1b31a4bb9" /><Relationship Type="http://schemas.openxmlformats.org/officeDocument/2006/relationships/hyperlink" Target="https://doi.org/10.1080/17457280903450799" TargetMode="External" Id="R16cec004b13f47f8" /><Relationship Type="http://schemas.openxmlformats.org/officeDocument/2006/relationships/hyperlink" Target="https://doi.org/10.1017/S0003055401002222" TargetMode="External" Id="R694ee957c6594ea6" /><Relationship Type="http://schemas.openxmlformats.org/officeDocument/2006/relationships/hyperlink" Target="https://www.cs.toronto.edu/pub/gh/Hirst-etal-2010-JADT.pdf" TargetMode="External" Id="Rf99a36f28c23487a" /><Relationship Type="http://schemas.openxmlformats.org/officeDocument/2006/relationships/hyperlink" Target="https://doi.org/10.23978/inf.107899" TargetMode="External" Id="R34a4afe5aff54f19" /><Relationship Type="http://schemas.openxmlformats.org/officeDocument/2006/relationships/hyperlink" Target="https://doi.org/10.1007/s11109-022-09839-6" TargetMode="External" Id="R42eef21d4d334dac" /><Relationship Type="http://schemas.openxmlformats.org/officeDocument/2006/relationships/hyperlink" Target="https://doi.org/10.5755/j01.itc.43.3.5871" TargetMode="External" Id="Re1d2f52e5ea64440" /><Relationship Type="http://schemas.openxmlformats.org/officeDocument/2006/relationships/hyperlink" Target="https://doi.org/10.2307/294488226" TargetMode="External" Id="R7422f51312f64351" /><Relationship Type="http://schemas.openxmlformats.org/officeDocument/2006/relationships/hyperlink" Target="https://doi.org/10.1017/pan.2017.39" TargetMode="External" Id="R65bdd1ceea1b4c74" /><Relationship Type="http://schemas.openxmlformats.org/officeDocument/2006/relationships/hyperlink" Target="https://aclanthology.org/P18-1022" TargetMode="External" Id="Ra3289d9d23034fe3" /><Relationship Type="http://schemas.openxmlformats.org/officeDocument/2006/relationships/hyperlink" Target="https://research.aalto.fi/en/publications/plenary-debates-of-the-parliament-of-finland-as-linked-open-data-" TargetMode="External" Id="R44f73ef527634e41" /><Relationship Type="http://schemas.openxmlformats.org/officeDocument/2006/relationships/hyperlink" Target="https://doi.org/10.1111/j.1467-9248.2007.00698.x" TargetMode="External" Id="Rf59fc187f4c145e9" /><Relationship Type="http://schemas.openxmlformats.org/officeDocument/2006/relationships/hyperlink" Target="https://arxiv.org/abs/1912.07076" TargetMode="External" Id="R4253b196f15c4f2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F4B127B-9F30-4DB2-95DB-70008AEA1860}">
  <we:reference id="wa104382081" version="1.46.0.0" store="fi-FI" storeType="OMEX"/>
  <we:alternateReferences>
    <we:reference id="WA104382081" version="1.46.0.0" store="" storeType="OMEX"/>
  </we:alternateReferences>
  <we:properties>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Mur88</b:Tag>
    <b:SourceType>Book</b:SourceType>
    <b:Guid>{FC9BD821-B035-4990-B24E-AC56BE951C18}</b:Guid>
    <b:Author>
      <b:Author>
        <b:NameList>
          <b:Person>
            <b:Last>Edelman</b:Last>
            <b:First>Murray</b:First>
          </b:Person>
        </b:NameList>
      </b:Author>
    </b:Author>
    <b:Title>Constructing the Political Spectacle</b:Title>
    <b:Year>1988</b:Year>
    <b:City>Chicago</b:City>
    <b:Publisher>The University of Chicago Press</b:Publisher>
    <b:RefOrder>1</b:RefOrder>
  </b:Source>
  <b:Source>
    <b:Tag>Rub18</b:Tag>
    <b:SourceType>BookSection</b:SourceType>
    <b:Guid>{14DFCD79-0154-42F3-86D4-59EFE84A72CE}</b:Guid>
    <b:Author>
      <b:Author>
        <b:NameList>
          <b:Person>
            <b:Last>Rubinelli</b:Last>
            <b:First>Sara</b:First>
          </b:Person>
        </b:NameList>
      </b:Author>
      <b:Editor>
        <b:NameList>
          <b:Person>
            <b:Last>Ruth</b:Last>
            <b:First>Wodak</b:First>
          </b:Person>
          <b:Person>
            <b:Last>Bernhard</b:Last>
            <b:First>Forchtner</b:First>
          </b:Person>
        </b:NameList>
      </b:Editor>
    </b:Author>
    <b:Title>Rhetoric as a civic art from antiquity to the beginning of modernity</b:Title>
    <b:Year>2018</b:Year>
    <b:Publisher>Routledge</b:Publisher>
    <b:BookTitle>The Routledge Handbook of Language and Politics</b:BookTitle>
    <b:RefOrder>2</b:RefOrder>
  </b:Source>
  <b:Source>
    <b:Tag>Phi75</b:Tag>
    <b:SourceType>BookSection</b:SourceType>
    <b:Guid>{D902C666-7C03-4273-9C29-FF2EBB0CFE44}</b:Guid>
    <b:Author>
      <b:Author>
        <b:NameList>
          <b:Person>
            <b:Last>Converse</b:Last>
            <b:First>Philip</b:First>
            <b:Middle>E.</b:Middle>
          </b:Person>
        </b:NameList>
      </b:Author>
      <b:Editor>
        <b:NameList>
          <b:Person>
            <b:Last>Greenstein</b:Last>
            <b:First>Fred</b:First>
            <b:Middle>I.</b:Middle>
          </b:Person>
          <b:Person>
            <b:Last>Polsby</b:Last>
            <b:First>Nelson</b:First>
            <b:Middle>W.</b:Middle>
          </b:Person>
        </b:NameList>
      </b:Editor>
    </b:Author>
    <b:Title>Public Opinion and Voting Behavior</b:Title>
    <b:BookTitle>Handbook of Political Science: Nongovernmental Politics</b:BookTitle>
    <b:Year>1975</b:Year>
    <b:Pages>75-171</b:Pages>
    <b:City>Reading, MA.</b:City>
    <b:Publisher>Addison-Wesley</b:Publisher>
    <b:RefOrder>3</b:RefOrder>
  </b:Source>
  <b:Source>
    <b:Tag>Iye90</b:Tag>
    <b:SourceType>BookSection</b:SourceType>
    <b:Guid>{A6F3BD3F-0C3A-4FEF-AC1D-E34FB27410B3}</b:Guid>
    <b:Author>
      <b:Author>
        <b:NameList>
          <b:Person>
            <b:Last>Iyengar</b:Last>
            <b:First>Shanto</b:First>
          </b:Person>
        </b:NameList>
      </b:Author>
      <b:Editor>
        <b:NameList>
          <b:Person>
            <b:Last>Ferejohn</b:Last>
            <b:First>John</b:First>
            <b:Middle>A.</b:Middle>
          </b:Person>
          <b:Person>
            <b:Last>Kuklinski</b:Last>
            <b:First>James</b:First>
            <b:Middle>H.</b:Middle>
          </b:Person>
        </b:NameList>
      </b:Editor>
    </b:Author>
    <b:Title>Shortcuts and Political Knowledge</b:Title>
    <b:Year>1990</b:Year>
    <b:Pages>160-185</b:Pages>
    <b:BookTitle>Information and Democratic Processes</b:BookTitle>
    <b:Publisher>University of Illinois Press</b:Publisher>
    <b:RefOrder>6</b:RefOrder>
  </b:Source>
  <b:Source>
    <b:Tag>Car91</b:Tag>
    <b:SourceType>JournalArticle</b:SourceType>
    <b:Guid>{B43428F9-4198-42EB-9744-44C1F7211F0E}</b:Guid>
    <b:Author>
      <b:Author>
        <b:NameList>
          <b:Person>
            <b:Last>Delli Carpini</b:Last>
            <b:First>Michael</b:First>
            <b:Middle>X</b:Middle>
          </b:Person>
          <b:Person>
            <b:Last>Keeter</b:Last>
            <b:First>Scott</b:First>
          </b:Person>
        </b:NameList>
      </b:Author>
    </b:Author>
    <b:Title>Stability and Change in the U.S. Public's Knowledge of Politics</b:Title>
    <b:Year>1991</b:Year>
    <b:Pages>583-612</b:Pages>
    <b:JournalName>The Public Opinion Quarterly</b:JournalName>
    <b:Volume>55</b:Volume>
    <b:Issue>4</b:Issue>
    <b:RefOrder>4</b:RefOrder>
  </b:Source>
  <b:Source>
    <b:Tag>Lup94</b:Tag>
    <b:SourceType>JournalArticle</b:SourceType>
    <b:Guid>{0B001780-0E00-4847-B4F5-644DA7358E10}</b:Guid>
    <b:Title>Shortcuts Versus Encyclopedias: Information and Voting-Behavior in California Insurance Reform Elections</b:Title>
    <b:Year>1994</b:Year>
    <b:Pages>63-76</b:Pages>
    <b:Author>
      <b:Author>
        <b:NameList>
          <b:Person>
            <b:Last>Lupia</b:Last>
            <b:First>Arthur</b:First>
          </b:Person>
        </b:NameList>
      </b:Author>
    </b:Author>
    <b:JournalName>American Political Science Review</b:JournalName>
    <b:Volume>88</b:Volume>
    <b:Issue>1</b:Issue>
    <b:RefOrder>7</b:RefOrder>
  </b:Source>
  <b:Source>
    <b:Tag>Hyv21</b:Tag>
    <b:SourceType>JournalArticle</b:SourceType>
    <b:Guid>{85CF4E44-5816-4C95-B373-14F8A3FF327E}</b:Guid>
    <b:Author>
      <b:Author>
        <b:NameList>
          <b:Person>
            <b:Last>Hyvönen</b:Last>
            <b:First>Eero</b:First>
          </b:Person>
          <b:Person>
            <b:Last>Sinikallio</b:Last>
            <b:First>Laura</b:First>
          </b:Person>
          <b:Person>
            <b:Last>Leskinen</b:Last>
            <b:First>Petri</b:First>
          </b:Person>
          <b:Person>
            <b:Last>Drobac</b:Last>
            <b:First>Senka</b:First>
          </b:Person>
          <b:Person>
            <b:Last>Tuominen</b:Last>
            <b:First>Jouni</b:First>
          </b:Person>
          <b:Person>
            <b:Last>Elo</b:Last>
            <b:First>Kimmo</b:First>
          </b:Person>
          <b:Person>
            <b:Last>La Mela</b:Last>
            <b:First>Matti</b:First>
          </b:Person>
          <b:Person>
            <b:Last>Koho</b:Last>
            <b:First>Mikko</b:First>
          </b:Person>
          <b:Person>
            <b:Last>Ikkala</b:Last>
            <b:First>Esko</b:First>
          </b:Person>
          <b:Person>
            <b:Last>Tamper</b:Last>
            <b:First>Minna</b:First>
          </b:Person>
          <b:Person>
            <b:Last>Leal</b:Last>
            <b:First>Rafael</b:First>
          </b:Person>
          <b:Person>
            <b:Last>Kesäniemi</b:Last>
            <b:First>Joonas</b:First>
          </b:Person>
        </b:NameList>
      </b:Author>
    </b:Author>
    <b:Title>Parlamenttisampo: eduskunnan aineistojen linkitetyn avoimen datan palvelu ja sen käyttömahdollisuudet</b:Title>
    <b:JournalName>Informaatiotutkimus</b:JournalName>
    <b:Year>2021</b:Year>
    <b:Pages>216-244</b:Pages>
    <b:Volume>40</b:Volume>
    <b:Issue>3</b:Issue>
    <b:URL>https://journal.fi/inf/article/view/107899</b:URL>
    <b:DOI>10.23978/inf.107899</b:DOI>
    <b:RefOrder>8</b:RefOrder>
  </b:Source>
  <b:Source>
    <b:Tag>Fin24</b:Tag>
    <b:SourceType>InternetSite</b:SourceType>
    <b:Guid>{0AAD062B-7F4F-486F-AE4B-443E5CC89010}</b:Guid>
    <b:Title>Plenary Sessions</b:Title>
    <b:Year>2024</b:Year>
    <b:Author>
      <b:Author>
        <b:Corporate>Finnish Parliament</b:Corporate>
      </b:Author>
    </b:Author>
    <b:YearAccessed>2024</b:YearAccessed>
    <b:MonthAccessed>July</b:MonthAccessed>
    <b:DayAccessed>11</b:DayAccessed>
    <b:URL>https://www.eduskunta.fi/EN/taysistunto/Pages/default.aspx</b:URL>
    <b:RefOrder>9</b:RefOrder>
  </b:Source>
  <b:Source>
    <b:Tag>Ili18</b:Tag>
    <b:SourceType>BookSection</b:SourceType>
    <b:Guid>{14925362-8F5C-4A43-BB2B-3A7AB59E01AC}</b:Guid>
    <b:Title>Parliamentary Debates</b:Title>
    <b:Year>2018</b:Year>
    <b:Author>
      <b:Author>
        <b:NameList>
          <b:Person>
            <b:Last>Ilie</b:Last>
            <b:First>Cornelia</b:First>
          </b:Person>
        </b:NameList>
      </b:Author>
      <b:Editor>
        <b:NameList>
          <b:Person>
            <b:Last>Ruth</b:Last>
            <b:First>Wodak</b:First>
          </b:Person>
          <b:Person>
            <b:Last>Bernhard</b:Last>
            <b:First>Forchtner</b:First>
          </b:Person>
        </b:NameList>
      </b:Editor>
    </b:Author>
    <b:BookTitle>The Routledge Handbook of Language and Politics</b:BookTitle>
    <b:Publisher>Routledge</b:Publisher>
    <b:RefOrder>10</b:RefOrder>
  </b:Source>
  <b:Source>
    <b:Tag>Gal06</b:Tag>
    <b:SourceType>Book</b:SourceType>
    <b:Guid>{3818BB80-0FCE-441F-97E4-801467DEB177}</b:Guid>
    <b:Title>Representative Government in Modern {E}urope</b:Title>
    <b:Year>2006</b:Year>
    <b:City>New York</b:City>
    <b:Publisher>McGrar-Hill</b:Publisher>
    <b:Author>
      <b:Author>
        <b:NameList>
          <b:Person>
            <b:Last>Gallagher</b:Last>
            <b:First>Michael</b:First>
          </b:Person>
          <b:Person>
            <b:Last>Laver</b:Last>
            <b:First>Michael</b:First>
          </b:Person>
          <b:Person>
            <b:Last>Mair</b:Last>
            <b:First>Peter</b:First>
          </b:Person>
        </b:NameList>
      </b:Author>
    </b:Author>
    <b:RefOrder>11</b:RefOrder>
  </b:Source>
  <b:Source>
    <b:Tag>Bay19</b:Tag>
    <b:SourceType>ConferenceProceedings</b:SourceType>
    <b:Guid>{14098707-9E1E-4A90-B621-4697CCB1DEED}</b:Guid>
    <b:Author>
      <b:Author>
        <b:NameList>
          <b:Person>
            <b:Last>Bayram</b:Last>
            <b:First>Ulya:</b:First>
            <b:Middle>Pestian, John</b:Middle>
          </b:Person>
          <b:Person>
            <b:Last>Santel</b:Last>
            <b:First>Daniel</b:First>
          </b:Person>
          <b:Person>
            <b:Last>Minai</b:Last>
            <b:First>Ali</b:First>
            <b:Middle>A.</b:Middle>
          </b:Person>
        </b:NameList>
      </b:Author>
    </b:Author>
    <b:Title>What's in a Word? Detecting Partisan Affiliation from Word Use in Congressional Speeches</b:Title>
    <b:Year>2019</b:Year>
    <b:ConferenceName>2019 International Joint Conference on Neural Networks (IJCNN)</b:ConferenceName>
    <b:DOI>10.1109/IJCNN.2019.8851739</b:DOI>
    <b:RefOrder>12</b:RefOrder>
  </b:Source>
  <b:Source>
    <b:Tag>Kim10</b:Tag>
    <b:SourceType>JournalArticle</b:SourceType>
    <b:Guid>{6B22EBF4-3C5D-43F5-AAF8-29638C4A2C9B}</b:Guid>
    <b:Author>
      <b:Author>
        <b:NameList>
          <b:Person>
            <b:Last>Elo</b:Last>
            <b:First>Kimmo</b:First>
          </b:Person>
          <b:Person>
            <b:Last>Rapeli</b:Last>
            <b:First>Lauri</b:First>
          </b:Person>
        </b:NameList>
      </b:Author>
    </b:Author>
    <b:Title>Determinants of Political Knowledge: The Effects of the Media on Knowledge and Information</b:Title>
    <b:JournalName>Journal of Elections, Public Opinion and Parties</b:JournalName>
    <b:Year>2010</b:Year>
    <b:Pages>133-146</b:Pages>
    <b:Volume>20</b:Volume>
    <b:Issue>1</b:Issue>
    <b:DOI>10.1080/17457280903450799</b:DOI>
    <b:RefOrder>5</b:RefOrder>
  </b:Source>
</b:Sources>
</file>

<file path=customXml/itemProps1.xml><?xml version="1.0" encoding="utf-8"?>
<ds:datastoreItem xmlns:ds="http://schemas.openxmlformats.org/officeDocument/2006/customXml" ds:itemID="{42E0DD60-A4FD-4E86-A2AC-9E907A3B0332}">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Do all politicians sound the same? Comparing model explanations to human responses</dc:title>
  <dc:creator>; ; ; </dc:creator>
  <keywords/>
  <lastModifiedBy>Otto Tarkka</lastModifiedBy>
  <revision>118</revision>
  <dcterms:created xsi:type="dcterms:W3CDTF">2024-07-11T12:49:00.0000000Z</dcterms:created>
  <dcterms:modified xsi:type="dcterms:W3CDTF">2025-08-25T07:34:46.4671189Z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ies>
</file>